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9097C" w14:textId="77777777" w:rsidR="00CF4241" w:rsidRPr="00720963" w:rsidRDefault="00000000">
      <w:pPr>
        <w:pStyle w:val="Title"/>
        <w:jc w:val="left"/>
        <w:rPr>
          <w:rFonts w:ascii="Times New Roman" w:eastAsia="Times New Roman" w:hAnsi="Times New Roman" w:cs="Times New Roman"/>
          <w:sz w:val="24"/>
          <w:szCs w:val="24"/>
        </w:rPr>
      </w:pPr>
      <w:bookmarkStart w:id="0" w:name="_heading=h.gjdgxs" w:colFirst="0" w:colLast="0"/>
      <w:bookmarkEnd w:id="0"/>
      <w:r w:rsidRPr="00720963">
        <w:rPr>
          <w:rFonts w:ascii="Times New Roman" w:eastAsia="Times New Roman" w:hAnsi="Times New Roman" w:cs="Times New Roman"/>
          <w:b/>
          <w:sz w:val="24"/>
          <w:szCs w:val="24"/>
        </w:rPr>
        <w:t>Data Shortfalls on Vascular Epiphytes in the Neotropics</w:t>
      </w:r>
    </w:p>
    <w:p w14:paraId="2C1DBAC8" w14:textId="77777777" w:rsidR="00CF4241" w:rsidRPr="00720963" w:rsidRDefault="00000000">
      <w:pPr>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Maria Judith Carmona-Higuita</w:t>
      </w:r>
      <w:r w:rsidRPr="00720963">
        <w:rPr>
          <w:rFonts w:ascii="Times New Roman" w:eastAsia="Times New Roman" w:hAnsi="Times New Roman" w:cs="Times New Roman"/>
          <w:sz w:val="24"/>
          <w:szCs w:val="24"/>
          <w:vertAlign w:val="superscript"/>
        </w:rPr>
        <w:t>1*</w:t>
      </w:r>
      <w:r w:rsidRPr="00720963">
        <w:rPr>
          <w:rFonts w:ascii="Times New Roman" w:eastAsia="Times New Roman" w:hAnsi="Times New Roman" w:cs="Times New Roman"/>
          <w:sz w:val="24"/>
          <w:szCs w:val="24"/>
        </w:rPr>
        <w:t>, Andreas Mehl</w:t>
      </w:r>
      <w:r w:rsidRPr="00720963">
        <w:rPr>
          <w:rFonts w:ascii="Times New Roman" w:eastAsia="Times New Roman" w:hAnsi="Times New Roman" w:cs="Times New Roman"/>
          <w:sz w:val="24"/>
          <w:szCs w:val="24"/>
          <w:vertAlign w:val="superscript"/>
        </w:rPr>
        <w:t>1</w:t>
      </w:r>
      <w:r w:rsidRPr="00720963">
        <w:rPr>
          <w:rFonts w:ascii="Times New Roman" w:hAnsi="Times New Roman" w:cs="Times New Roman"/>
          <w:sz w:val="24"/>
          <w:szCs w:val="24"/>
        </w:rPr>
        <w:t xml:space="preserve">, </w:t>
      </w:r>
      <w:r w:rsidRPr="00720963">
        <w:rPr>
          <w:rFonts w:ascii="Times New Roman" w:eastAsia="Times New Roman" w:hAnsi="Times New Roman" w:cs="Times New Roman"/>
          <w:sz w:val="24"/>
          <w:szCs w:val="24"/>
        </w:rPr>
        <w:t>Derio Antonio Jiménez-López</w:t>
      </w:r>
      <w:r w:rsidRPr="00720963">
        <w:rPr>
          <w:rFonts w:ascii="Times New Roman" w:eastAsia="Times New Roman" w:hAnsi="Times New Roman" w:cs="Times New Roman"/>
          <w:sz w:val="24"/>
          <w:szCs w:val="24"/>
          <w:vertAlign w:val="superscript"/>
        </w:rPr>
        <w:t>2</w:t>
      </w:r>
      <w:r w:rsidRPr="00720963">
        <w:rPr>
          <w:rFonts w:ascii="Times New Roman" w:eastAsia="Times New Roman" w:hAnsi="Times New Roman" w:cs="Times New Roman"/>
          <w:sz w:val="24"/>
          <w:szCs w:val="24"/>
        </w:rPr>
        <w:t>, Flavio Nunes Ramos</w:t>
      </w:r>
      <w:r w:rsidRPr="00720963">
        <w:rPr>
          <w:rFonts w:ascii="Times New Roman" w:eastAsia="Times New Roman" w:hAnsi="Times New Roman" w:cs="Times New Roman"/>
          <w:sz w:val="24"/>
          <w:szCs w:val="24"/>
          <w:vertAlign w:val="superscript"/>
        </w:rPr>
        <w:t>3</w:t>
      </w:r>
      <w:r w:rsidRPr="00720963">
        <w:rPr>
          <w:rFonts w:ascii="Times New Roman" w:eastAsia="Times New Roman" w:hAnsi="Times New Roman" w:cs="Times New Roman"/>
          <w:sz w:val="24"/>
          <w:szCs w:val="24"/>
        </w:rPr>
        <w:t>, Michael Kessler</w:t>
      </w:r>
      <w:r w:rsidRPr="00720963">
        <w:rPr>
          <w:rFonts w:ascii="Times New Roman" w:eastAsia="Times New Roman" w:hAnsi="Times New Roman" w:cs="Times New Roman"/>
          <w:sz w:val="24"/>
          <w:szCs w:val="24"/>
          <w:vertAlign w:val="superscript"/>
        </w:rPr>
        <w:t>4</w:t>
      </w:r>
      <w:r w:rsidRPr="00720963">
        <w:rPr>
          <w:rFonts w:ascii="Times New Roman" w:eastAsia="Times New Roman" w:hAnsi="Times New Roman" w:cs="Times New Roman"/>
          <w:sz w:val="24"/>
          <w:szCs w:val="24"/>
        </w:rPr>
        <w:t>, Talitha Mayumi Francisco</w:t>
      </w:r>
      <w:r w:rsidRPr="00720963">
        <w:rPr>
          <w:rFonts w:ascii="Times New Roman" w:eastAsia="Times New Roman" w:hAnsi="Times New Roman" w:cs="Times New Roman"/>
          <w:sz w:val="24"/>
          <w:szCs w:val="24"/>
          <w:vertAlign w:val="superscript"/>
        </w:rPr>
        <w:t>5</w:t>
      </w:r>
      <w:r w:rsidRPr="00720963">
        <w:rPr>
          <w:rFonts w:ascii="Times New Roman" w:eastAsia="Times New Roman" w:hAnsi="Times New Roman" w:cs="Times New Roman"/>
          <w:sz w:val="24"/>
          <w:szCs w:val="24"/>
        </w:rPr>
        <w:t>, Adriano Quaresma</w:t>
      </w:r>
      <w:r w:rsidRPr="00720963">
        <w:rPr>
          <w:rFonts w:ascii="Times New Roman" w:eastAsia="Times New Roman" w:hAnsi="Times New Roman" w:cs="Times New Roman"/>
          <w:sz w:val="24"/>
          <w:szCs w:val="24"/>
          <w:vertAlign w:val="superscript"/>
        </w:rPr>
        <w:t>6</w:t>
      </w:r>
      <w:r w:rsidRPr="00720963">
        <w:rPr>
          <w:rFonts w:ascii="Times New Roman" w:eastAsia="Times New Roman" w:hAnsi="Times New Roman" w:cs="Times New Roman"/>
          <w:sz w:val="24"/>
          <w:szCs w:val="24"/>
        </w:rPr>
        <w:t>, Nayely Martínez-Meléndez</w:t>
      </w:r>
      <w:r w:rsidRPr="00720963">
        <w:rPr>
          <w:rFonts w:ascii="Times New Roman" w:eastAsia="Times New Roman" w:hAnsi="Times New Roman" w:cs="Times New Roman"/>
          <w:sz w:val="24"/>
          <w:szCs w:val="24"/>
          <w:vertAlign w:val="superscript"/>
        </w:rPr>
        <w:t>7</w:t>
      </w:r>
      <w:r w:rsidRPr="00720963">
        <w:rPr>
          <w:rFonts w:ascii="Times New Roman" w:eastAsia="Times New Roman" w:hAnsi="Times New Roman" w:cs="Times New Roman"/>
          <w:sz w:val="24"/>
          <w:szCs w:val="24"/>
        </w:rPr>
        <w:t>, André Luís de Gasper</w:t>
      </w:r>
      <w:r w:rsidRPr="00720963">
        <w:rPr>
          <w:rFonts w:ascii="Times New Roman" w:eastAsia="Times New Roman" w:hAnsi="Times New Roman" w:cs="Times New Roman"/>
          <w:sz w:val="24"/>
          <w:szCs w:val="24"/>
          <w:vertAlign w:val="superscript"/>
        </w:rPr>
        <w:t>8</w:t>
      </w:r>
      <w:r w:rsidRPr="00720963">
        <w:rPr>
          <w:rFonts w:ascii="Times New Roman" w:eastAsia="Times New Roman" w:hAnsi="Times New Roman" w:cs="Times New Roman"/>
          <w:sz w:val="24"/>
          <w:szCs w:val="24"/>
        </w:rPr>
        <w:t>,  Ana Maria Benavides</w:t>
      </w:r>
      <w:r w:rsidRPr="00720963">
        <w:rPr>
          <w:rFonts w:ascii="Times New Roman" w:eastAsia="Times New Roman" w:hAnsi="Times New Roman" w:cs="Times New Roman"/>
          <w:sz w:val="24"/>
          <w:szCs w:val="24"/>
          <w:vertAlign w:val="superscript"/>
        </w:rPr>
        <w:t>9</w:t>
      </w:r>
      <w:r w:rsidRPr="00720963">
        <w:rPr>
          <w:rFonts w:ascii="Times New Roman" w:eastAsia="Times New Roman" w:hAnsi="Times New Roman" w:cs="Times New Roman"/>
          <w:sz w:val="24"/>
          <w:szCs w:val="24"/>
        </w:rPr>
        <w:t>, Glenda Mendieta-Leiva</w:t>
      </w:r>
      <w:r w:rsidRPr="00720963">
        <w:rPr>
          <w:rFonts w:ascii="Times New Roman" w:eastAsia="Times New Roman" w:hAnsi="Times New Roman" w:cs="Times New Roman"/>
          <w:sz w:val="24"/>
          <w:szCs w:val="24"/>
          <w:vertAlign w:val="superscript"/>
        </w:rPr>
        <w:t>1†</w:t>
      </w:r>
      <w:r w:rsidRPr="00720963">
        <w:rPr>
          <w:rFonts w:ascii="Times New Roman" w:eastAsia="Times New Roman" w:hAnsi="Times New Roman" w:cs="Times New Roman"/>
          <w:sz w:val="24"/>
          <w:szCs w:val="24"/>
        </w:rPr>
        <w:t>, Alexander Zizka</w:t>
      </w:r>
      <w:r w:rsidRPr="00720963">
        <w:rPr>
          <w:rFonts w:ascii="Times New Roman" w:eastAsia="Times New Roman" w:hAnsi="Times New Roman" w:cs="Times New Roman"/>
          <w:sz w:val="24"/>
          <w:szCs w:val="24"/>
          <w:vertAlign w:val="superscript"/>
        </w:rPr>
        <w:t>1†</w:t>
      </w:r>
    </w:p>
    <w:p w14:paraId="2DA06F0C" w14:textId="77777777" w:rsidR="00CF4241" w:rsidRPr="00720963" w:rsidRDefault="00000000">
      <w:pPr>
        <w:jc w:val="left"/>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vertAlign w:val="superscript"/>
          <w:lang w:val="es-ES"/>
        </w:rPr>
        <w:t xml:space="preserve">1 </w:t>
      </w:r>
      <w:r w:rsidRPr="00720963">
        <w:rPr>
          <w:rFonts w:ascii="Times New Roman" w:eastAsia="Times New Roman" w:hAnsi="Times New Roman" w:cs="Times New Roman"/>
          <w:sz w:val="24"/>
          <w:szCs w:val="24"/>
          <w:lang w:val="es-ES"/>
        </w:rPr>
        <w:t>Department of Biology, Philipps-Universität Marburg, Karl-von-Frisch-Straße 8, 35032, Marburg, Germany.</w:t>
      </w:r>
    </w:p>
    <w:p w14:paraId="7ED0E9AF" w14:textId="77777777" w:rsidR="00CF4241" w:rsidRPr="00720963" w:rsidRDefault="00000000">
      <w:pPr>
        <w:jc w:val="left"/>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vertAlign w:val="superscript"/>
          <w:lang w:val="es-ES"/>
        </w:rPr>
        <w:t>2</w:t>
      </w:r>
      <w:r w:rsidRPr="00720963">
        <w:rPr>
          <w:rFonts w:ascii="Times New Roman" w:eastAsia="Times New Roman" w:hAnsi="Times New Roman" w:cs="Times New Roman"/>
          <w:sz w:val="24"/>
          <w:szCs w:val="24"/>
          <w:lang w:val="es-ES"/>
        </w:rPr>
        <w:t xml:space="preserve"> Departamento de Conservación de la Biodiversidad, El Colegio de la Frontera Sur, periférico sur s/n, María Auxiliadora, 29290, San Cristóbal de las Casas, México.</w:t>
      </w:r>
    </w:p>
    <w:p w14:paraId="2FA1E5F9" w14:textId="77777777" w:rsidR="00CF4241" w:rsidRPr="00720963" w:rsidRDefault="00000000">
      <w:pPr>
        <w:jc w:val="left"/>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vertAlign w:val="superscript"/>
          <w:lang w:val="es-ES"/>
        </w:rPr>
        <w:t xml:space="preserve">3 </w:t>
      </w:r>
      <w:r w:rsidRPr="00720963">
        <w:rPr>
          <w:rFonts w:ascii="Times New Roman" w:eastAsia="Times New Roman" w:hAnsi="Times New Roman" w:cs="Times New Roman"/>
          <w:sz w:val="24"/>
          <w:szCs w:val="24"/>
          <w:lang w:val="es-ES"/>
        </w:rPr>
        <w:t>Instituto de Ciências Naturais, Universidade Federal de Alfenas, Rua Gabriel Monteiro da Silva, 700,  37130-001, Centro, Alfenas, MG, Brasil.</w:t>
      </w:r>
    </w:p>
    <w:p w14:paraId="71003D9F" w14:textId="77777777" w:rsidR="00CF4241" w:rsidRPr="00720963" w:rsidRDefault="00000000">
      <w:pPr>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vertAlign w:val="superscript"/>
        </w:rPr>
        <w:t>4</w:t>
      </w:r>
      <w:r w:rsidRPr="00720963">
        <w:rPr>
          <w:rFonts w:ascii="Times New Roman" w:eastAsia="Times New Roman" w:hAnsi="Times New Roman" w:cs="Times New Roman"/>
          <w:sz w:val="24"/>
          <w:szCs w:val="24"/>
        </w:rPr>
        <w:t xml:space="preserve"> Systematic and Evolutionary Botany, University of Zurich, Zollikerstrasse 107, 8008 Zurich, Switzerland.</w:t>
      </w:r>
    </w:p>
    <w:p w14:paraId="3148F77F" w14:textId="77777777" w:rsidR="00CF4241" w:rsidRPr="00720963" w:rsidRDefault="00000000">
      <w:pPr>
        <w:jc w:val="left"/>
        <w:rPr>
          <w:rFonts w:ascii="Times New Roman" w:eastAsia="Times New Roman" w:hAnsi="Times New Roman" w:cs="Times New Roman"/>
          <w:sz w:val="24"/>
          <w:szCs w:val="24"/>
          <w:vertAlign w:val="superscript"/>
        </w:rPr>
      </w:pPr>
      <w:r w:rsidRPr="00720963">
        <w:rPr>
          <w:rFonts w:ascii="Times New Roman" w:eastAsia="Times New Roman" w:hAnsi="Times New Roman" w:cs="Times New Roman"/>
          <w:sz w:val="24"/>
          <w:szCs w:val="24"/>
          <w:vertAlign w:val="superscript"/>
        </w:rPr>
        <w:t xml:space="preserve">5 </w:t>
      </w:r>
      <w:r w:rsidRPr="00720963">
        <w:rPr>
          <w:rFonts w:ascii="Times New Roman" w:eastAsia="Times New Roman" w:hAnsi="Times New Roman" w:cs="Times New Roman"/>
          <w:sz w:val="24"/>
          <w:szCs w:val="24"/>
        </w:rPr>
        <w:t>Instituto Nacional da Mata Atlântica, Avenida José Ruschi, 4, 29650-000, Santa Teresa, ES, Brazil.</w:t>
      </w:r>
    </w:p>
    <w:p w14:paraId="574B8AFE" w14:textId="77777777" w:rsidR="00CF4241" w:rsidRPr="00720963" w:rsidRDefault="00000000">
      <w:pPr>
        <w:spacing w:line="276" w:lineRule="auto"/>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vertAlign w:val="superscript"/>
        </w:rPr>
        <w:t xml:space="preserve">6 </w:t>
      </w:r>
      <w:r w:rsidRPr="00720963">
        <w:rPr>
          <w:rFonts w:ascii="Times New Roman" w:eastAsia="Times New Roman" w:hAnsi="Times New Roman" w:cs="Times New Roman"/>
          <w:sz w:val="24"/>
          <w:szCs w:val="24"/>
        </w:rPr>
        <w:t>Ecology, Monitoring and Sustainable Use of Wetlands Research Group (MAUA), National</w:t>
      </w:r>
    </w:p>
    <w:p w14:paraId="08201389" w14:textId="77777777" w:rsidR="00CF4241" w:rsidRPr="00720963" w:rsidRDefault="00000000">
      <w:pPr>
        <w:spacing w:line="276" w:lineRule="auto"/>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Institute for Amazonian Research (INPA), Manaus, Brazil</w:t>
      </w:r>
    </w:p>
    <w:p w14:paraId="519A1967" w14:textId="77777777" w:rsidR="00CF4241" w:rsidRPr="00720963" w:rsidRDefault="00000000">
      <w:pPr>
        <w:jc w:val="left"/>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vertAlign w:val="superscript"/>
          <w:lang w:val="es-ES"/>
        </w:rPr>
        <w:t xml:space="preserve">7 </w:t>
      </w:r>
      <w:r w:rsidRPr="00720963">
        <w:rPr>
          <w:rFonts w:ascii="Times New Roman" w:eastAsia="Times New Roman" w:hAnsi="Times New Roman" w:cs="Times New Roman"/>
          <w:sz w:val="24"/>
          <w:szCs w:val="24"/>
          <w:lang w:val="es-ES"/>
        </w:rPr>
        <w:t>Eizia Asociación Civil. Calle C2 310, Colonia Vida Mejor, 29045, Tuxtla Gutiérrez, Chiapas, México.</w:t>
      </w:r>
    </w:p>
    <w:p w14:paraId="1FCD6BD2" w14:textId="77777777" w:rsidR="00CF4241" w:rsidRPr="00720963" w:rsidRDefault="00000000">
      <w:pPr>
        <w:jc w:val="left"/>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vertAlign w:val="superscript"/>
          <w:lang w:val="es-ES"/>
        </w:rPr>
        <w:lastRenderedPageBreak/>
        <w:t xml:space="preserve">8 </w:t>
      </w:r>
      <w:r w:rsidRPr="00720963">
        <w:rPr>
          <w:rFonts w:ascii="Times New Roman" w:eastAsia="Times New Roman" w:hAnsi="Times New Roman" w:cs="Times New Roman"/>
          <w:sz w:val="24"/>
          <w:szCs w:val="24"/>
          <w:lang w:val="es-ES"/>
        </w:rPr>
        <w:t>Universidade Regional de Blumenau, Herbário Dr. Roberto Miguel Klein, Rua Antônio da Veiga, 140, Itoupava Seca, Blumenau, Santa Catarina, Brazil</w:t>
      </w:r>
    </w:p>
    <w:p w14:paraId="26AE243E" w14:textId="77777777" w:rsidR="00CF4241" w:rsidRPr="00720963" w:rsidRDefault="00000000">
      <w:pPr>
        <w:jc w:val="left"/>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vertAlign w:val="superscript"/>
          <w:lang w:val="es-ES"/>
        </w:rPr>
        <w:t>9.</w:t>
      </w:r>
      <w:r w:rsidRPr="00720963">
        <w:rPr>
          <w:rFonts w:ascii="Times New Roman" w:eastAsia="Times New Roman" w:hAnsi="Times New Roman" w:cs="Times New Roman"/>
          <w:sz w:val="24"/>
          <w:szCs w:val="24"/>
          <w:lang w:val="es-ES"/>
        </w:rPr>
        <w:t xml:space="preserve"> Jardin Botanico de Medellin, Medellin, Colombia</w:t>
      </w:r>
    </w:p>
    <w:p w14:paraId="01B126E9" w14:textId="77777777" w:rsidR="00CF4241" w:rsidRPr="00720963" w:rsidRDefault="00000000">
      <w:pPr>
        <w:jc w:val="left"/>
        <w:rPr>
          <w:rFonts w:ascii="Times New Roman" w:eastAsia="Times New Roman" w:hAnsi="Times New Roman" w:cs="Times New Roman"/>
          <w:sz w:val="24"/>
          <w:szCs w:val="24"/>
          <w:vertAlign w:val="superscript"/>
        </w:rPr>
      </w:pPr>
      <w:r w:rsidRPr="00720963">
        <w:rPr>
          <w:rFonts w:ascii="Times New Roman" w:eastAsia="Times New Roman" w:hAnsi="Times New Roman" w:cs="Times New Roman"/>
          <w:sz w:val="24"/>
          <w:szCs w:val="24"/>
          <w:vertAlign w:val="superscript"/>
        </w:rPr>
        <w:t xml:space="preserve">† </w:t>
      </w:r>
      <w:r w:rsidRPr="00720963">
        <w:rPr>
          <w:rFonts w:ascii="Times New Roman" w:eastAsia="Times New Roman" w:hAnsi="Times New Roman" w:cs="Times New Roman"/>
          <w:sz w:val="24"/>
          <w:szCs w:val="24"/>
        </w:rPr>
        <w:t>Those authors contributed equally.</w:t>
      </w:r>
    </w:p>
    <w:p w14:paraId="582F71BB" w14:textId="4190A9D8" w:rsidR="00CF4241" w:rsidRPr="00720963" w:rsidRDefault="00000000" w:rsidP="00720963">
      <w:pPr>
        <w:jc w:val="left"/>
        <w:rPr>
          <w:rFonts w:ascii="Times New Roman" w:eastAsia="Times New Roman" w:hAnsi="Times New Roman" w:cs="Times New Roman"/>
          <w:color w:val="000000"/>
          <w:sz w:val="24"/>
          <w:szCs w:val="24"/>
        </w:rPr>
      </w:pPr>
      <w:r w:rsidRPr="00720963">
        <w:rPr>
          <w:rFonts w:ascii="Times New Roman" w:eastAsia="Times New Roman" w:hAnsi="Times New Roman" w:cs="Times New Roman"/>
          <w:color w:val="000000"/>
          <w:sz w:val="24"/>
          <w:szCs w:val="24"/>
        </w:rPr>
        <w:t>* Corresponding author: maria.carmonahiguita@biologie.uni-marburg.de</w:t>
      </w:r>
      <w:r w:rsidRPr="00720963">
        <w:rPr>
          <w:rFonts w:ascii="Times New Roman" w:hAnsi="Times New Roman" w:cs="Times New Roman"/>
          <w:sz w:val="24"/>
          <w:szCs w:val="24"/>
        </w:rPr>
        <w:br w:type="page"/>
      </w:r>
    </w:p>
    <w:p w14:paraId="2F2B03B4" w14:textId="77777777" w:rsidR="00CF4241" w:rsidRPr="00720963" w:rsidRDefault="00000000">
      <w:pPr>
        <w:rPr>
          <w:rFonts w:ascii="Times New Roman" w:eastAsia="Times New Roman" w:hAnsi="Times New Roman" w:cs="Times New Roman"/>
          <w:sz w:val="24"/>
          <w:szCs w:val="24"/>
        </w:rPr>
      </w:pPr>
      <w:r w:rsidRPr="00720963">
        <w:rPr>
          <w:rFonts w:ascii="Times New Roman" w:eastAsia="Times New Roman" w:hAnsi="Times New Roman" w:cs="Times New Roman"/>
          <w:b/>
          <w:sz w:val="24"/>
          <w:szCs w:val="24"/>
        </w:rPr>
        <w:lastRenderedPageBreak/>
        <w:t>Abstract</w:t>
      </w:r>
    </w:p>
    <w:p w14:paraId="2039D208" w14:textId="77777777" w:rsidR="00CF4241" w:rsidRPr="00720963" w:rsidRDefault="00000000">
      <w:pPr>
        <w:rPr>
          <w:rFonts w:ascii="Times New Roman" w:eastAsia="Times New Roman" w:hAnsi="Times New Roman" w:cs="Times New Roman"/>
          <w:sz w:val="24"/>
          <w:szCs w:val="24"/>
        </w:rPr>
      </w:pPr>
      <w:del w:id="1" w:author="Maria Carmona-Higuita" w:date="2026-08-06T00:00:00Z">
        <w:r w:rsidRPr="00720963">
          <w:rPr>
            <w:rFonts w:ascii="Times New Roman" w:hAnsi="Times New Roman" w:cs="Times New Roman"/>
            <w:sz w:val="24"/>
            <w:szCs w:val="24"/>
          </w:rPr>
          <w:delText xml:space="preserve">Hotspots of biodiversity shortfalls are in the mountainous region of Mexico, Central America, several regions in the Amazonia, the southeastern Brazil and the South American Southern Cone. </w:delText>
        </w:r>
      </w:del>
      <w:ins w:id="2" w:author="Maria Carmona-Higuita" w:date="2026-08-06T00:00:00Z">
        <w:r w:rsidRPr="00720963">
          <w:rPr>
            <w:rFonts w:ascii="Times New Roman" w:hAnsi="Times New Roman" w:cs="Times New Roman"/>
            <w:sz w:val="24"/>
            <w:szCs w:val="24"/>
          </w:rPr>
          <w:t xml:space="preserve">Areas that remain entirely unsampled (white cells in Figures 1 and 2) represent the true priorities for future field surveys. </w:t>
        </w:r>
      </w:ins>
      <w:r w:rsidRPr="00720963">
        <w:rPr>
          <w:rFonts w:ascii="Times New Roman" w:eastAsia="Times New Roman" w:hAnsi="Times New Roman" w:cs="Times New Roman"/>
          <w:sz w:val="24"/>
          <w:szCs w:val="24"/>
        </w:rPr>
        <w:t xml:space="preserve">Biased shortfalls in biodiversity data availability limit our understanding of ecology, evolution, and conservation of tropical ecosystems. Vascular epiphytes (VE) represent nearly 10% of global vascular flora and up to 39% in the Neotropics. About 20% of VE species in this region are threatened with extinction, yet VE remains among the least studied plant groups. This study assesses the extent of taxonomic and geographic biases in data availability for the five species-richest VE families (Araceae, Bromeliaceae, Orchidaceae, Piperaceae, and Polypodiaceae) based on over 500,000 occurrence records. We evaluated </w:t>
      </w:r>
      <w:del w:id="3" w:author="Maria Carmona-Higuita" w:date="2026-08-05T00:00:00Z">
        <w:r w:rsidRPr="00720963">
          <w:rPr>
            <w:rFonts w:ascii="Times New Roman" w:eastAsia="Times New Roman" w:hAnsi="Times New Roman" w:cs="Times New Roman"/>
            <w:sz w:val="24"/>
            <w:szCs w:val="24"/>
          </w:rPr>
          <w:delText>taxonomic and geographic shortfalls</w:delText>
        </w:r>
      </w:del>
      <w:ins w:id="4" w:author="Maria Carmona-Higuita" w:date="2026-08-05T00:00:00Z">
        <w:r w:rsidRPr="00720963">
          <w:rPr>
            <w:rFonts w:ascii="Times New Roman" w:eastAsia="Times New Roman" w:hAnsi="Times New Roman" w:cs="Times New Roman"/>
            <w:sz w:val="24"/>
            <w:szCs w:val="24"/>
          </w:rPr>
          <w:t>the Wallacean shortfall</w:t>
        </w:r>
      </w:ins>
      <w:r w:rsidRPr="00720963">
        <w:rPr>
          <w:rFonts w:ascii="Times New Roman" w:eastAsia="Times New Roman" w:hAnsi="Times New Roman" w:cs="Times New Roman"/>
          <w:sz w:val="24"/>
          <w:szCs w:val="24"/>
        </w:rPr>
        <w:t xml:space="preserve"> at a 30-arc-minute resolution across biogeographic provinces using species accumulation curves and survey completeness. Our results show that 51.8% of Neotropical grid cells contain VE occurrence data, yet only 40.6% of species have more than 10 records. </w:t>
      </w:r>
      <w:del w:id="5" w:author="Maria Carmona-Higuita" w:date="2026-08-05T00:00:00Z">
        <w:r w:rsidRPr="00720963">
          <w:rPr>
            <w:rFonts w:ascii="Times New Roman" w:eastAsia="Times New Roman" w:hAnsi="Times New Roman" w:cs="Times New Roman"/>
            <w:sz w:val="24"/>
            <w:szCs w:val="24"/>
          </w:rPr>
          <w:delText xml:space="preserve">Taxonomic shortfalls are widespread, with only 15.4% of grid cells well-sampled while for the geographic shortfalls it only represented 0.05%. </w:delText>
        </w:r>
      </w:del>
      <w:ins w:id="6" w:author="Maria Carmona-Higuita" w:date="2026-08-05T00:00:00Z">
        <w:r w:rsidRPr="00720963">
          <w:rPr>
            <w:rFonts w:ascii="Times New Roman" w:eastAsia="Times New Roman" w:hAnsi="Times New Roman" w:cs="Times New Roman"/>
            <w:sz w:val="24"/>
            <w:szCs w:val="24"/>
          </w:rPr>
          <w:t xml:space="preserve">Based on the slope of species accumulation curves, 15.4% of grid cells were well-sampled; based on completeness and R/S ratio, only 0.05% were well-sampled. </w:t>
        </w:r>
      </w:ins>
      <w:r w:rsidRPr="00720963">
        <w:rPr>
          <w:rFonts w:ascii="Times New Roman" w:eastAsia="Times New Roman" w:hAnsi="Times New Roman" w:cs="Times New Roman"/>
          <w:sz w:val="24"/>
          <w:szCs w:val="24"/>
        </w:rPr>
        <w:t xml:space="preserve">Among families, </w:t>
      </w:r>
      <w:del w:id="7" w:author="Maria Carmona-Higuita" w:date="2026-08-05T00:00:00Z">
        <w:r w:rsidRPr="00720963">
          <w:rPr>
            <w:rFonts w:ascii="Times New Roman" w:eastAsia="Times New Roman" w:hAnsi="Times New Roman" w:cs="Times New Roman"/>
            <w:sz w:val="24"/>
            <w:szCs w:val="24"/>
          </w:rPr>
          <w:delText>Bromeliaceae and Araceae exhibit the highest taxonomic shortfalls, while Orchidaceae show the most pronounced geographic shortfalls</w:delText>
        </w:r>
      </w:del>
      <w:ins w:id="8" w:author="Maria Carmona-Higuita" w:date="2026-08-05T00:00:00Z">
        <w:del w:id="900" w:author="Copyeditor" w:date="2026-08-06T00:00:00Z">
          <w:r>
            <w:rPr>
              <w:rFonts w:ascii="Times New Roman" w:eastAsia="Times New Roman" w:hAnsi="Times New Roman" w:cs="Times New Roman"/>
              <w:sz w:val="24"/>
              <w:szCs w:val="24"/>
            </w:rPr>
            <w:delText xml:space="preserve">Bromeliaceae and Araceae show</w:delText>
          </w:r>
        </w:del>
        <w:ins w:id="901" w:author="Copyeditor" w:date="2026-08-06T00:00:00Z">
          <w:r>
            <w:rPr>
              <w:rFonts w:ascii="Times New Roman" w:eastAsia="Times New Roman" w:hAnsi="Times New Roman" w:cs="Times New Roman"/>
              <w:sz w:val="24"/>
              <w:szCs w:val="24"/>
            </w:rPr>
            <w:t xml:space="preserve">Bromeliaceae and Araceae showed</w:t>
          </w:r>
        </w:ins>
        <w:r>
          <w:rPr>
            <w:rFonts w:ascii="Times New Roman" w:eastAsia="Times New Roman" w:hAnsi="Times New Roman" w:cs="Times New Roman"/>
            <w:sz w:val="24"/>
            <w:szCs w:val="24"/>
          </w:rPr>
          <w:t xml:space="preserve"> the greatest sampling deficiency (slope-based proxy), while Orchidaceae had the lowest completeness and R/S ratio</w:t>
        </w:r>
      </w:ins>
      <w:r w:rsidRPr="00720963">
        <w:rPr>
          <w:rFonts w:ascii="Times New Roman" w:eastAsia="Times New Roman" w:hAnsi="Times New Roman" w:cs="Times New Roman"/>
          <w:sz w:val="24"/>
          <w:szCs w:val="24"/>
        </w:rPr>
        <w:t xml:space="preserve">, particularly in the Andes and Amazon. Our findings highlight major knowledge gaps in VE biodiversity data, affecting our understanding of species distributions and </w:t>
      </w:r>
      <w:r w:rsidRPr="00720963">
        <w:rPr>
          <w:rFonts w:ascii="Times New Roman" w:eastAsia="Times New Roman" w:hAnsi="Times New Roman" w:cs="Times New Roman"/>
          <w:sz w:val="24"/>
          <w:szCs w:val="24"/>
        </w:rPr>
        <w:lastRenderedPageBreak/>
        <w:t>conservation planning. We recommend improving herbarium data curation, targeted field surveys, and strengthening collaborations with local institutions to enhance biodiversity data coverage in the Neotropics.</w:t>
      </w:r>
    </w:p>
    <w:p w14:paraId="653B34E0" w14:textId="77777777" w:rsidR="00CF4241" w:rsidRPr="00720963" w:rsidRDefault="00000000">
      <w:pPr>
        <w:rPr>
          <w:rFonts w:ascii="Times New Roman" w:eastAsia="Times New Roman" w:hAnsi="Times New Roman" w:cs="Times New Roman"/>
          <w:sz w:val="24"/>
          <w:szCs w:val="24"/>
        </w:rPr>
      </w:pPr>
      <w:r w:rsidRPr="00720963">
        <w:rPr>
          <w:rFonts w:ascii="Times New Roman" w:eastAsia="Times New Roman" w:hAnsi="Times New Roman" w:cs="Times New Roman"/>
          <w:b/>
          <w:sz w:val="24"/>
          <w:szCs w:val="24"/>
        </w:rPr>
        <w:t>Keywords:</w:t>
      </w:r>
      <w:r w:rsidRPr="00720963">
        <w:rPr>
          <w:rFonts w:ascii="Times New Roman" w:eastAsia="Times New Roman" w:hAnsi="Times New Roman" w:cs="Times New Roman"/>
          <w:sz w:val="24"/>
          <w:szCs w:val="24"/>
        </w:rPr>
        <w:t xml:space="preserve"> bias,</w:t>
      </w:r>
      <w:r w:rsidRPr="00720963">
        <w:rPr>
          <w:rFonts w:ascii="Times New Roman" w:eastAsia="Times New Roman" w:hAnsi="Times New Roman" w:cs="Times New Roman"/>
          <w:b/>
          <w:sz w:val="24"/>
          <w:szCs w:val="24"/>
        </w:rPr>
        <w:t xml:space="preserve"> </w:t>
      </w:r>
      <w:r w:rsidRPr="00720963">
        <w:rPr>
          <w:rFonts w:ascii="Times New Roman" w:eastAsia="Times New Roman" w:hAnsi="Times New Roman" w:cs="Times New Roman"/>
          <w:sz w:val="24"/>
          <w:szCs w:val="24"/>
        </w:rPr>
        <w:t>biodiversity data,</w:t>
      </w:r>
      <w:r w:rsidRPr="00720963">
        <w:rPr>
          <w:rFonts w:ascii="Times New Roman" w:eastAsia="Times New Roman" w:hAnsi="Times New Roman" w:cs="Times New Roman"/>
          <w:b/>
          <w:sz w:val="24"/>
          <w:szCs w:val="24"/>
        </w:rPr>
        <w:t xml:space="preserve"> </w:t>
      </w:r>
      <w:r w:rsidRPr="00720963">
        <w:rPr>
          <w:rFonts w:ascii="Times New Roman" w:eastAsia="Times New Roman" w:hAnsi="Times New Roman" w:cs="Times New Roman"/>
          <w:sz w:val="24"/>
          <w:szCs w:val="24"/>
        </w:rPr>
        <w:t xml:space="preserve">distribution, sampling biases, scientific ignorance, tropical plants, uncertainty </w:t>
      </w:r>
      <w:r w:rsidRPr="00720963">
        <w:rPr>
          <w:rFonts w:ascii="Times New Roman" w:hAnsi="Times New Roman" w:cs="Times New Roman"/>
          <w:sz w:val="24"/>
          <w:szCs w:val="24"/>
        </w:rPr>
        <w:br w:type="page"/>
      </w:r>
    </w:p>
    <w:p w14:paraId="2B686984" w14:textId="77777777" w:rsidR="00CF4241" w:rsidRPr="00720963" w:rsidRDefault="00000000">
      <w:pPr>
        <w:pStyle w:val="Heading1"/>
      </w:pPr>
      <w:bookmarkStart w:id="9" w:name="_heading=h.17dp8vu" w:colFirst="0" w:colLast="0"/>
      <w:bookmarkEnd w:id="9"/>
      <w:r w:rsidRPr="00720963">
        <w:lastRenderedPageBreak/>
        <w:t>INTRODUCTION</w:t>
      </w:r>
    </w:p>
    <w:p w14:paraId="4CCA89AE" w14:textId="77777777" w:rsidR="00CF4241" w:rsidRPr="00720963"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biased availability of biodiversity data limits the understanding of the ecology and evolution of tropical plants and their conservation (Luján et al., 2023; Ondo et al., 2024). Two types of bias are particularly common: taxonomic bias, which arises from the uneven availability of species descriptions, systematic treatments, and distribution records across different taxa, and geographic bias, which results from the unequal availability of data across geographic regions (Antonelli et al., 2018; Feeley, 2015; ter Steege et al., 2016). </w:t>
      </w:r>
      <w:del w:id="902" w:author="Copyeditor" w:date="2026-08-06T00:00:00Z">
        <w:r>
          <w:rPr>
            <w:rFonts w:ascii="Times New Roman" w:eastAsia="Times New Roman" w:hAnsi="Times New Roman" w:cs="Times New Roman"/>
            <w:sz w:val="24"/>
            <w:szCs w:val="24"/>
          </w:rPr>
          <w:delText xml:space="preserve">Taxonomic and geographic bias are</w:delText>
        </w:r>
      </w:del>
      <w:ins w:id="903" w:author="Copyeditor" w:date="2026-08-06T00:00:00Z">
        <w:r>
          <w:rPr>
            <w:rFonts w:ascii="Times New Roman" w:eastAsia="Times New Roman" w:hAnsi="Times New Roman" w:cs="Times New Roman"/>
            <w:sz w:val="24"/>
            <w:szCs w:val="24"/>
          </w:rPr>
          <w:t xml:space="preserve">Taxonomic and geographic biases are</w:t>
        </w:r>
      </w:ins>
      <w:r>
        <w:rPr>
          <w:rFonts w:ascii="Times New Roman" w:eastAsia="Times New Roman" w:hAnsi="Times New Roman" w:cs="Times New Roman"/>
          <w:sz w:val="24"/>
          <w:szCs w:val="24"/>
        </w:rPr>
        <w:t xml:space="preserve"> problematic for two reasons: first, undersampled regions or taxa </w:t>
      </w:r>
      <w:r w:rsidRPr="00720963">
        <w:rPr>
          <w:rFonts w:ascii="Times New Roman" w:hAnsi="Times New Roman" w:cs="Times New Roman"/>
          <w:color w:val="474747"/>
          <w:sz w:val="24"/>
          <w:szCs w:val="24"/>
        </w:rPr>
        <w:t>—</w:t>
      </w:r>
      <w:r w:rsidRPr="00720963">
        <w:rPr>
          <w:rFonts w:ascii="Times New Roman" w:eastAsia="Times New Roman" w:hAnsi="Times New Roman" w:cs="Times New Roman"/>
          <w:sz w:val="24"/>
          <w:szCs w:val="24"/>
        </w:rPr>
        <w:t>diversity dark spots</w:t>
      </w:r>
      <w:r w:rsidRPr="00720963">
        <w:rPr>
          <w:rFonts w:ascii="Times New Roman" w:hAnsi="Times New Roman" w:cs="Times New Roman"/>
          <w:color w:val="474747"/>
          <w:sz w:val="24"/>
          <w:szCs w:val="24"/>
        </w:rPr>
        <w:t>—</w:t>
      </w:r>
      <w:r w:rsidRPr="00720963">
        <w:rPr>
          <w:rFonts w:ascii="Times New Roman" w:eastAsia="Times New Roman" w:hAnsi="Times New Roman" w:cs="Times New Roman"/>
          <w:sz w:val="24"/>
          <w:szCs w:val="24"/>
        </w:rPr>
        <w:t xml:space="preserve"> may harbor undescribed species and hold crucial conservation value (Ondo et al., 2024; Carmona-Higuita et al., 2023; Ramos et al., 2021). Second, systematic biases lead to misinterpretations of species distributions and skew large-scale analyses (Meyer et al., 2015; Oliveira et al., 2016, Araujo et al., 2022). Integrating multiple data sources, such as national biodiversity platforms, herbarium collections, and citizen science records, has been suggested as a key strategy to mitigate these biases (Amano et al., 2016; Araujo et al., 2022; Jiménez-López, Carmona-Higuita, et al., 2023; Stropp et al., 2016). However, since the extent and strength of these biases often remain unknown, it is difficult to design targeted efforts to correct them or account for their effects in analyses.</w:t>
      </w:r>
      <w:ins w:id="10" w:author="Maria Carmona-Higuita" w:date="2026-08-05T00:00:00Z">
        <w:r w:rsidRPr="00720963">
          <w:rPr>
            <w:rFonts w:ascii="Times New Roman" w:eastAsia="Times New Roman" w:hAnsi="Times New Roman" w:cs="Times New Roman"/>
            <w:sz w:val="24"/>
            <w:szCs w:val="24"/>
          </w:rPr>
          <w:t xml:space="preserve"> These data deficits can be framed as knowledge shortfalls—measurable gaps in our understanding of biodiversity (Hortal et al., 2015). The most tractable for quantitative assessment are the Linnean shortfall (species not yet formally described) and the Wallacean shortfall (insufficient geo-referenced occurrence data to characterize known species distributions). While the Linnean shortfall constrains the universe of species that can be recorded, the Wallacean </w:t>
        </w:r>
        <w:r w:rsidRPr="00720963">
          <w:rPr>
            <w:rFonts w:ascii="Times New Roman" w:eastAsia="Times New Roman" w:hAnsi="Times New Roman" w:cs="Times New Roman"/>
            <w:sz w:val="24"/>
            <w:szCs w:val="24"/>
          </w:rPr>
          <w:lastRenderedPageBreak/>
          <w:t>shortfall is directly quantifiable through occurrence databases and inventory completeness metrics, and is thus the primary shortfall addressed in this study.</w:t>
        </w:r>
      </w:ins>
    </w:p>
    <w:p w14:paraId="1110B6D9"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The Neotropics house nearly 40% of the global plant diversity in 13% of the terrestrial surface area (Raven et al., 2020). A particular contribution to this diversity comes from vascular epiphytes (VE), which contribute up to 39% of species in some regions (Taylor et al., 2021) and as much as 50% of species in some locations (Kelly et al., 2004). VE diversity and distribution have historically served as a model for biogeographic and macroecological patterns in the Neotropics, </w:t>
      </w:r>
      <w:del w:id="11" w:author="Maria Carmona-Higuita" w:date="2026-08-05T00:00:00Z">
        <w:r w:rsidRPr="00720963">
          <w:rPr>
            <w:rFonts w:ascii="Times New Roman" w:eastAsia="Times New Roman" w:hAnsi="Times New Roman" w:cs="Times New Roman"/>
            <w:sz w:val="24"/>
            <w:szCs w:val="24"/>
          </w:rPr>
          <w:delText xml:space="preserve">useful for elucidating ecological and evolutionary processes affecting all vascular plants and trees in particular (Freitas et al., 2016; Taylor et al., 2023). </w:delText>
        </w:r>
      </w:del>
      <w:ins w:id="12" w:author="Maria Carmona-Higuita" w:date="2026-08-05T00:00:00Z">
        <w:r w:rsidRPr="00720963">
          <w:rPr>
            <w:rFonts w:ascii="Times New Roman" w:eastAsia="Times New Roman" w:hAnsi="Times New Roman" w:cs="Times New Roman"/>
            <w:sz w:val="24"/>
            <w:szCs w:val="24"/>
          </w:rPr>
          <w:t xml:space="preserve">providing a tractable system for exploring processes that shape Neotropical plant diversity broadly (Gentry &amp; Dodson, 1987; Benzing, 1990; Freitas et al., 2016; Taylor et al., 2023). </w:t>
        </w:r>
      </w:ins>
      <w:del w:id="904" w:author="Copyeditor" w:date="2026-08-06T00:00:00Z">
        <w:r>
          <w:rPr>
            <w:rFonts w:ascii="Times New Roman" w:eastAsia="Times New Roman" w:hAnsi="Times New Roman" w:cs="Times New Roman"/>
            <w:sz w:val="24"/>
            <w:szCs w:val="24"/>
          </w:rPr>
          <w:delText xml:space="preserve">Forinstance</w:delText>
        </w:r>
      </w:del>
      <w:ins w:id="905" w:author="Copyeditor" w:date="2026-08-06T00:00:00Z">
        <w:r>
          <w:rPr>
            <w:rFonts w:ascii="Times New Roman" w:eastAsia="Times New Roman" w:hAnsi="Times New Roman" w:cs="Times New Roman"/>
            <w:sz w:val="24"/>
            <w:szCs w:val="24"/>
          </w:rPr>
          <w:t xml:space="preserve">For instance</w:t>
        </w:r>
      </w:ins>
      <w:r>
        <w:rPr>
          <w:rFonts w:ascii="Times New Roman" w:eastAsia="Times New Roman" w:hAnsi="Times New Roman" w:cs="Times New Roman"/>
          <w:sz w:val="24"/>
          <w:szCs w:val="24"/>
        </w:rPr>
        <w:t xml:space="preserve">, analyzing VE diversity patterns in the Neotropics has confirmed that biogeographic provinces such as the Páramo, Cauca, and Atlantic Forest exhibit high richness and endemism in plants and animals (Carmona‐Higuita et al., 2025). Furthermore, epiphytes' sensitivity to climatic gradients, habitat heterogeneity, and disturbances makes them indicators of ecosystem function and environmental change (Cardelus et al., 2006). Their reliance on atmospheric moisture and their often restricted distributions (Kreft et al. 2004), make them particularly sensitive to changes in climate or disturbance regime, </w:t>
      </w:r>
      <w:del w:id="906" w:author="Copyeditor" w:date="2026-08-06T00:00:00Z">
        <w:r>
          <w:rPr>
            <w:rFonts w:ascii="Times New Roman" w:eastAsia="Times New Roman" w:hAnsi="Times New Roman" w:cs="Times New Roman"/>
            <w:sz w:val="24"/>
            <w:szCs w:val="24"/>
          </w:rPr>
          <w:delText xml:space="preserve">helpful as an early-warning system for ecosystems reaction to environmental changes</w:delText>
        </w:r>
      </w:del>
      <w:ins w:id="907" w:author="Copyeditor" w:date="2026-08-06T00:00:00Z">
        <w:r>
          <w:rPr>
            <w:rFonts w:ascii="Times New Roman" w:eastAsia="Times New Roman" w:hAnsi="Times New Roman" w:cs="Times New Roman"/>
            <w:sz w:val="24"/>
            <w:szCs w:val="24"/>
          </w:rPr>
          <w:t xml:space="preserve">useful as early-warning indicators of ecosystem responses to environmental change</w:t>
        </w:r>
      </w:ins>
      <w:r>
        <w:rPr>
          <w:rFonts w:ascii="Times New Roman" w:eastAsia="Times New Roman" w:hAnsi="Times New Roman" w:cs="Times New Roman"/>
          <w:sz w:val="24"/>
          <w:szCs w:val="24"/>
        </w:rPr>
        <w:t xml:space="preserve"> (Benavides et al., 2005). Additionally, VE are essential parts of ecosystems in their own right, playing an important role in nutrient cycling and providing microhabitats for other organisms (Benzing, 1990; Woods et al., 2015).</w:t>
      </w:r>
    </w:p>
    <w:p w14:paraId="4943661E" w14:textId="77777777" w:rsidR="00CF4241" w:rsidRPr="00720963" w:rsidRDefault="00000000">
      <w:pPr>
        <w:ind w:firstLine="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recent advancements in data mobilization for VE in the Neotropics (Guzmán-Jacob et al., 2021; Mendieta-Leiva et al., 2020; Quaresma et al., 2022; Ramos et al., 2019, 2024), critical knowledge gaps remain. Vast areas of the Neotropics are poorly documented (Araujo &amp; Ramos, 2021; Carmona‐Higuita et al., 2025; Vargas et al., 2022), </w:t>
      </w:r>
      <w:del w:id="908" w:author="Copyeditor" w:date="2026-08-06T00:00:00Z">
        <w:r>
          <w:rPr>
            <w:rFonts w:ascii="Times New Roman" w:eastAsia="Times New Roman" w:hAnsi="Times New Roman" w:cs="Times New Roman"/>
            <w:sz w:val="24"/>
            <w:szCs w:val="24"/>
          </w:rPr>
          <w:delText xml:space="preserve">but with unclear differences among taxa and regions</w:delText>
        </w:r>
      </w:del>
      <w:ins w:id="909" w:author="Copyeditor" w:date="2026-08-06T00:00:00Z">
        <w:r>
          <w:rPr>
            <w:rFonts w:ascii="Times New Roman" w:eastAsia="Times New Roman" w:hAnsi="Times New Roman" w:cs="Times New Roman"/>
            <w:sz w:val="24"/>
            <w:szCs w:val="24"/>
          </w:rPr>
          <w:t xml:space="preserve">yet the extent of these gaps varies among taxa and regions</w:t>
        </w:r>
      </w:ins>
      <w:r>
        <w:rPr>
          <w:rFonts w:ascii="Times New Roman" w:eastAsia="Times New Roman" w:hAnsi="Times New Roman" w:cs="Times New Roman"/>
          <w:sz w:val="24"/>
          <w:szCs w:val="24"/>
        </w:rPr>
        <w:t xml:space="preserve">. Understanding and addressing these gaps is crucial to improve the reliability of biodiversity assessments and </w:t>
      </w:r>
      <w:del w:id="910" w:author="Copyeditor" w:date="2026-08-06T00:00:00Z">
        <w:r>
          <w:rPr>
            <w:rFonts w:ascii="Times New Roman" w:eastAsia="Times New Roman" w:hAnsi="Times New Roman" w:cs="Times New Roman"/>
            <w:sz w:val="24"/>
            <w:szCs w:val="24"/>
          </w:rPr>
          <w:delText xml:space="preserve">make better informed decisions</w:delText>
        </w:r>
      </w:del>
      <w:ins w:id="911" w:author="Copyeditor" w:date="2026-08-06T00:00:00Z">
        <w:r>
          <w:rPr>
            <w:rFonts w:ascii="Times New Roman" w:eastAsia="Times New Roman" w:hAnsi="Times New Roman" w:cs="Times New Roman"/>
            <w:sz w:val="24"/>
            <w:szCs w:val="24"/>
          </w:rPr>
          <w:t xml:space="preserve">make better-informed decisions</w:t>
        </w:r>
      </w:ins>
      <w:r>
        <w:rPr>
          <w:rFonts w:ascii="Times New Roman" w:eastAsia="Times New Roman" w:hAnsi="Times New Roman" w:cs="Times New Roman"/>
          <w:sz w:val="24"/>
          <w:szCs w:val="24"/>
        </w:rPr>
        <w:t xml:space="preserve"> about conservation strategies, ensuring that efforts are focused on areas and species most at risk (Hortal et al., 2015; Mendieta-Leiva &amp; Zotz, 2015). </w:t>
      </w:r>
      <w:ins w:id="13" w:author="Maria Carmona-Higuita" w:date="2026-08-05T00:00:00Z">
        <w:r w:rsidRPr="00720963">
          <w:rPr>
            <w:rFonts w:ascii="Times New Roman" w:eastAsia="Times New Roman" w:hAnsi="Times New Roman" w:cs="Times New Roman"/>
            <w:sz w:val="24"/>
            <w:szCs w:val="24"/>
          </w:rPr>
          <w:t xml:space="preserve">While previous studies have assessed inventory completeness of Neotropical plants at regional scales (Araujo et al., 2022; Ramírez-Barahona et al., 2023) or focused on endemism patterns (Carmona-Higuita et al., 2025), a continent-wide quantification of Wallacean shortfalls for VE across biogeographic provinces and families remains lacking. </w:t>
        </w:r>
      </w:ins>
      <w:del w:id="14" w:author="Maria Carmona-Higuita" w:date="2026-08-05T00:00:00Z">
        <w:r w:rsidRPr="00720963">
          <w:rPr>
            <w:rFonts w:ascii="Times New Roman" w:eastAsia="Times New Roman" w:hAnsi="Times New Roman" w:cs="Times New Roman"/>
            <w:sz w:val="24"/>
            <w:szCs w:val="24"/>
          </w:rPr>
          <w:delText xml:space="preserve">In this study, we assess the patterns of taxonomic and geographic sampling bias (the Linnean and Wallacean shortfalls </w:delText>
        </w:r>
      </w:del>
      <w:ins w:id="15" w:author="Maria Carmona-Higuita" w:date="2026-08-05T00:00:00Z">
        <w:r w:rsidRPr="00720963">
          <w:rPr>
            <w:rFonts w:ascii="Times New Roman" w:eastAsia="Times New Roman" w:hAnsi="Times New Roman" w:cs="Times New Roman"/>
            <w:sz w:val="24"/>
            <w:szCs w:val="24"/>
          </w:rPr>
          <w:t>In this study, we quantify the geographic sampling incompleteness of VE occurrence data—specifically the Wallacean shortfall (</w:t>
        </w:r>
      </w:ins>
      <w:del w:id="16" w:author="Maria Carmona-Higuita" w:date="2026-08-05T00:00:00Z">
        <w:r w:rsidRPr="00720963">
          <w:rPr>
            <w:rFonts w:ascii="Times New Roman" w:eastAsia="Times New Roman" w:hAnsi="Times New Roman" w:cs="Times New Roman"/>
            <w:i/>
            <w:sz w:val="24"/>
            <w:szCs w:val="24"/>
          </w:rPr>
          <w:delText xml:space="preserve">sensu </w:delText>
        </w:r>
        <w:r w:rsidRPr="00720963">
          <w:rPr>
            <w:rFonts w:ascii="Times New Roman" w:eastAsia="Times New Roman" w:hAnsi="Times New Roman" w:cs="Times New Roman"/>
            <w:sz w:val="24"/>
            <w:szCs w:val="24"/>
          </w:rPr>
          <w:delText xml:space="preserve">Hortal, 2015) of VE in the Neotropics. </w:delText>
        </w:r>
      </w:del>
      <w:ins w:id="17" w:author="Maria Carmona-Higuita" w:date="2026-08-05T00:00:00Z">
        <w:r w:rsidRPr="00720963">
          <w:rPr>
            <w:rFonts w:ascii="Times New Roman" w:eastAsia="Times New Roman" w:hAnsi="Times New Roman" w:cs="Times New Roman"/>
            <w:sz w:val="24"/>
            <w:szCs w:val="24"/>
          </w:rPr>
          <w:t xml:space="preserve">Hortal et al., 2015). </w:t>
        </w:r>
      </w:ins>
      <w:r w:rsidRPr="00720963">
        <w:rPr>
          <w:rFonts w:ascii="Times New Roman" w:eastAsia="Times New Roman" w:hAnsi="Times New Roman" w:cs="Times New Roman"/>
          <w:sz w:val="24"/>
          <w:szCs w:val="24"/>
        </w:rPr>
        <w:t xml:space="preserve">Specifically, we: </w:t>
      </w:r>
    </w:p>
    <w:p w14:paraId="39B16B16"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(1) identify biogeographic provinces and grid cells with significant </w:t>
      </w:r>
      <w:del w:id="18" w:author="Maria Carmona-Higuita" w:date="2026-08-05T00:00:00Z">
        <w:r w:rsidRPr="00720963">
          <w:rPr>
            <w:rFonts w:ascii="Times New Roman" w:eastAsia="Times New Roman" w:hAnsi="Times New Roman" w:cs="Times New Roman"/>
            <w:sz w:val="24"/>
            <w:szCs w:val="24"/>
          </w:rPr>
          <w:delText>taxonomic and geographic shortfalls (spatial patterns of biodiversity shortfalls).</w:delText>
        </w:r>
      </w:del>
      <w:ins w:id="19" w:author="Maria Carmona-Higuita" w:date="2026-08-05T00:00:00Z">
        <w:r w:rsidRPr="00720963">
          <w:rPr>
            <w:rFonts w:ascii="Times New Roman" w:eastAsia="Times New Roman" w:hAnsi="Times New Roman" w:cs="Times New Roman"/>
            <w:sz w:val="24"/>
            <w:szCs w:val="24"/>
          </w:rPr>
          <w:t>geographic (Wallacean) shortfalls in inventory completeness (spatial patterns).</w:t>
        </w:r>
      </w:ins>
    </w:p>
    <w:p w14:paraId="6665EAD4"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(2) determine </w:t>
      </w:r>
      <w:del w:id="20" w:author="Maria Carmona-Higuita" w:date="2026-08-05T00:00:00Z">
        <w:r w:rsidRPr="00720963">
          <w:rPr>
            <w:rFonts w:ascii="Times New Roman" w:eastAsia="Times New Roman" w:hAnsi="Times New Roman" w:cs="Times New Roman"/>
            <w:sz w:val="24"/>
            <w:szCs w:val="24"/>
          </w:rPr>
          <w:delText>families most affected by taxonomic (Linnean) and geographic (Wallacean) shortfalls (taxonomic patterns of biodiversity shortfalls)</w:delText>
        </w:r>
      </w:del>
      <w:ins w:id="21" w:author="Maria Carmona-Higuita" w:date="2026-08-05T00:00:00Z">
        <w:r w:rsidRPr="00720963">
          <w:rPr>
            <w:rFonts w:ascii="Times New Roman" w:eastAsia="Times New Roman" w:hAnsi="Times New Roman" w:cs="Times New Roman"/>
            <w:sz w:val="24"/>
            <w:szCs w:val="24"/>
          </w:rPr>
          <w:t xml:space="preserve">which families show the greatest inventory incompleteness (Wallacean shortfall), and compare VE completeness with tree </w:t>
        </w:r>
        <w:r>
          <w:rPr>
            <w:rFonts w:ascii="Times New Roman" w:eastAsia="Times New Roman" w:hAnsi="Times New Roman" w:cs="Times New Roman"/>
            <w:sz w:val="24"/>
            <w:szCs w:val="24"/>
          </w:rPr>
          <w:t xml:space="preserve">inventories (Chanachai et al., 2024; Ramírez-Barahona et al., 2023) </w:t>
        </w:r>
        <w:del w:id="912" w:author="Copyeditor" w:date="2026-08-06T00:00:00Z">
          <w:r>
            <w:rPr>
              <w:rFonts w:ascii="Times New Roman" w:eastAsia="Times New Roman" w:hAnsi="Times New Roman" w:cs="Times New Roman"/>
              <w:sz w:val="24"/>
              <w:szCs w:val="24"/>
            </w:rPr>
            <w:delText xml:space="preserve">to contextualize the relative magnitude of VE data gaps</w:delText>
          </w:r>
        </w:del>
        <w:ins w:id="913" w:author="Copyeditor" w:date="2026-08-06T00:00:00Z">
          <w:r>
            <w:rPr>
              <w:rFonts w:ascii="Times New Roman" w:eastAsia="Times New Roman" w:hAnsi="Times New Roman" w:cs="Times New Roman"/>
              <w:sz w:val="24"/>
              <w:szCs w:val="24"/>
            </w:rPr>
            <w:t xml:space="preserve">to contextualize the relative magnitude of VE data gaps.</w:t>
          </w:r>
        </w:ins>
      </w:ins>
    </w:p>
    <w:p w14:paraId="6EEEBDED" w14:textId="77777777" w:rsidR="00CF4241" w:rsidRPr="00720963" w:rsidRDefault="00000000">
      <w:pPr>
        <w:ind w:firstLine="720"/>
        <w:jc w:val="left"/>
        <w:rPr>
          <w:rFonts w:ascii="Times New Roman" w:eastAsia="Times New Roman" w:hAnsi="Times New Roman" w:cs="Times New Roman"/>
          <w:sz w:val="24"/>
          <w:szCs w:val="24"/>
        </w:rPr>
      </w:pPr>
      <w:del w:id="22" w:author="Maria Carmona-Higuita" w:date="2026-08-06T00:00:00Z">
        <w:r w:rsidRPr="00720963">
          <w:rPr>
            <w:rFonts w:ascii="Times New Roman" w:eastAsia="Times New Roman" w:hAnsi="Times New Roman" w:cs="Times New Roman"/>
            <w:sz w:val="24"/>
            <w:szCs w:val="24"/>
          </w:rPr>
          <w:delText xml:space="preserve">(3) describe areas of high and low concentration of biodiversity shortfalls, </w:delText>
        </w:r>
      </w:del>
      <w:del w:id="23" w:author="Maria Carmona-Higuita" w:date="2026-08-05T00:00:00Z">
        <w:r w:rsidRPr="00720963">
          <w:rPr>
            <w:rFonts w:ascii="Times New Roman" w:eastAsia="Times New Roman" w:hAnsi="Times New Roman" w:cs="Times New Roman"/>
            <w:sz w:val="24"/>
            <w:szCs w:val="24"/>
          </w:rPr>
          <w:delText>identifying priority areas for future sampling based on biodiversity shortfalls (Hot- and coldspots)</w:delText>
        </w:r>
      </w:del>
      <w:ins w:id="24" w:author="Maria Carmona-Higuita" w:date="2026-08-06T00:00:00Z">
        <w:r>
          <w:rPr>
            <w:rFonts w:ascii="Times New Roman" w:hAnsi="Times New Roman" w:cs="Times New Roman"/>
            <w:sz w:val="24"/>
            <w:szCs w:val="24"/>
          </w:rPr>
          <w:t xml:space="preserve">(3) assess the spatial distribution of sampling effort across biogeographic provinces, identifying regions that remain entirely unsampled as </w:t>
        </w:r>
        <w:del w:id="914" w:author="Copyeditor" w:date="2026-08-06T00:00:00Z">
          <w:r>
            <w:rPr>
              <w:rFonts w:ascii="Times New Roman" w:hAnsi="Times New Roman" w:cs="Times New Roman"/>
              <w:sz w:val="24"/>
              <w:szCs w:val="24"/>
            </w:rPr>
            <w:delText xml:space="preserve">priorities for future field surveys (see Appendix S5 in Supporting Information)</w:delText>
          </w:r>
        </w:del>
        <w:ins w:id="915" w:author="Copyeditor" w:date="2026-08-06T00:00:00Z">
          <w:r>
            <w:rPr>
              <w:rFonts w:ascii="Times New Roman" w:hAnsi="Times New Roman" w:cs="Times New Roman"/>
              <w:sz w:val="24"/>
              <w:szCs w:val="24"/>
            </w:rPr>
            <w:t xml:space="preserve">priorities for future field surveys (see Appendix S5 in Supporting Information).</w:t>
          </w:r>
        </w:ins>
      </w:ins>
    </w:p>
    <w:p w14:paraId="0910058E" w14:textId="77777777" w:rsidR="00CF4241" w:rsidRPr="00720963" w:rsidRDefault="00000000">
      <w:pPr>
        <w:pStyle w:val="Heading1"/>
      </w:pPr>
      <w:bookmarkStart w:id="25" w:name="_heading=h.rfqcin18j5qo" w:colFirst="0" w:colLast="0"/>
      <w:bookmarkEnd w:id="25"/>
      <w:r w:rsidRPr="00720963">
        <w:t>METHODS</w:t>
      </w:r>
    </w:p>
    <w:p w14:paraId="2D10FD72" w14:textId="77777777" w:rsidR="00CF4241" w:rsidRPr="00720963" w:rsidRDefault="00000000">
      <w:pPr>
        <w:pStyle w:val="Heading2"/>
      </w:pPr>
      <w:bookmarkStart w:id="26" w:name="_heading=h.lnxbz9" w:colFirst="0" w:colLast="0"/>
      <w:bookmarkStart w:id="27" w:name="_heading=h.lbmmuqx8811z" w:colFirst="0" w:colLast="0"/>
      <w:bookmarkEnd w:id="26"/>
      <w:bookmarkEnd w:id="27"/>
      <w:r w:rsidRPr="00720963">
        <w:t>1. Dataset</w:t>
      </w:r>
    </w:p>
    <w:p w14:paraId="7FD7BBDA" w14:textId="77777777" w:rsidR="00CF4241" w:rsidRPr="00720963"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basis for all analyses, we used an existing database including more than 500,000 geo-referenced occurrence records of species of the five most species-rich families of vascular epiphytes (VE): Araceae, Bromeliaceae, Orchidaceae, Piperaceae, and Polypodiaceae (Carmona‐Higuita et al., 2023). </w:t>
      </w:r>
      <w:del w:id="916" w:author="Copyeditor" w:date="2026-08-06T00:00:00Z">
        <w:r>
          <w:rPr>
            <w:rFonts w:ascii="Times New Roman" w:eastAsia="Times New Roman" w:hAnsi="Times New Roman" w:cs="Times New Roman"/>
            <w:sz w:val="24"/>
            <w:szCs w:val="24"/>
          </w:rPr>
          <w:delText xml:space="preserve">This database to our knowledge is</w:delText>
        </w:r>
      </w:del>
      <w:ins w:id="917" w:author="Copyeditor" w:date="2026-08-06T00:00:00Z">
        <w:r>
          <w:rPr>
            <w:rFonts w:ascii="Times New Roman" w:eastAsia="Times New Roman" w:hAnsi="Times New Roman" w:cs="Times New Roman"/>
            <w:sz w:val="24"/>
            <w:szCs w:val="24"/>
          </w:rPr>
          <w:t xml:space="preserve">This database, to our knowledge, is</w:t>
        </w:r>
      </w:ins>
      <w:r>
        <w:rPr>
          <w:rFonts w:ascii="Times New Roman" w:eastAsia="Times New Roman" w:hAnsi="Times New Roman" w:cs="Times New Roman"/>
          <w:sz w:val="24"/>
          <w:szCs w:val="24"/>
        </w:rPr>
        <w:t xml:space="preserve"> the most complete representation of VE distribution to date and integrates data from the Global biodiversity Information Facility (www.gbif.org), and </w:t>
      </w:r>
      <w:del w:id="918" w:author="Copyeditor" w:date="2026-08-06T00:00:00Z">
        <w:r>
          <w:rPr>
            <w:rFonts w:ascii="Times New Roman" w:eastAsia="Times New Roman" w:hAnsi="Times New Roman" w:cs="Times New Roman"/>
            <w:sz w:val="24"/>
            <w:szCs w:val="24"/>
          </w:rPr>
          <w:delText xml:space="preserve">a dedicated non-public epiphyte databases</w:delText>
        </w:r>
      </w:del>
      <w:ins w:id="919" w:author="Copyeditor" w:date="2026-08-06T00:00:00Z">
        <w:r>
          <w:rPr>
            <w:rFonts w:ascii="Times New Roman" w:eastAsia="Times New Roman" w:hAnsi="Times New Roman" w:cs="Times New Roman"/>
            <w:sz w:val="24"/>
            <w:szCs w:val="24"/>
          </w:rPr>
          <w:t xml:space="preserve">a dedicated non-public epiphyte database</w:t>
        </w:r>
      </w:ins>
      <w:r>
        <w:rPr>
          <w:rFonts w:ascii="Times New Roman" w:eastAsia="Times New Roman" w:hAnsi="Times New Roman" w:cs="Times New Roman"/>
          <w:sz w:val="24"/>
          <w:szCs w:val="24"/>
        </w:rPr>
        <w:t xml:space="preserve"> (Epiphyte Inventory Group EPIG-DB v1 database; Mendieta-Leiva et al., 2020), enriched with data from the literature on Atlantic epiphytes (Ramos et al., 2019), Amazonian epiphytes (Araujo et al., 2022), South American Dry Diagonal Forest Epiphytes database (Ramos et al., 2024), Epiphytes of the Sierra Madre of Chiapas (Jiménez-López, Carmona-Higuita, et al., 2023), Usumacinta River basin flora (Jiménez-López, Gallardo-Cruz, et al., 2023), Biovera-Epi (Guzmán-Jacob et al., 2021), as well as unpublished data of Neotropical Araceae (Alejandro Zuluaga, unpublished data), </w:t>
      </w:r>
      <w:r w:rsidRPr="00720963">
        <w:rPr>
          <w:rFonts w:ascii="Times New Roman" w:eastAsia="Times New Roman" w:hAnsi="Times New Roman" w:cs="Times New Roman"/>
          <w:sz w:val="24"/>
          <w:szCs w:val="24"/>
        </w:rPr>
        <w:lastRenderedPageBreak/>
        <w:t xml:space="preserve">Polypodiaceae of America (Michael Kessler, unpublished data), Marie Selby Botanical Gardens herbarium (Bruce Holst, unpublished data) and records in 700 papers and theses </w:t>
      </w:r>
      <w:r w:rsidRPr="00720963">
        <w:rPr>
          <w:rFonts w:ascii="Times New Roman" w:eastAsia="Times New Roman" w:hAnsi="Times New Roman" w:cs="Times New Roman"/>
          <w:color w:val="000000"/>
          <w:sz w:val="24"/>
          <w:szCs w:val="24"/>
        </w:rPr>
        <w:t xml:space="preserve">(see complete list of 700 references in TS3.2, Carmona-Higuita et al., 2023). </w:t>
      </w:r>
      <w:r>
        <w:rPr>
          <w:rFonts w:ascii="Times New Roman" w:eastAsia="Times New Roman" w:hAnsi="Times New Roman" w:cs="Times New Roman"/>
          <w:sz w:val="24"/>
          <w:szCs w:val="24"/>
        </w:rPr>
        <w:t xml:space="preserve">Geographic and taxonomic errors were already addressed in this dataset, and </w:t>
      </w:r>
      <w:del w:id="920" w:author="Copyeditor" w:date="2026-08-06T00:00:00Z">
        <w:r>
          <w:rPr>
            <w:rFonts w:ascii="Times New Roman" w:eastAsia="Times New Roman" w:hAnsi="Times New Roman" w:cs="Times New Roman"/>
            <w:sz w:val="24"/>
            <w:szCs w:val="24"/>
          </w:rPr>
          <w:delText xml:space="preserve">all data was cropped</w:delText>
        </w:r>
      </w:del>
      <w:ins w:id="921" w:author="Copyeditor" w:date="2026-08-06T00:00:00Z">
        <w:r>
          <w:rPr>
            <w:rFonts w:ascii="Times New Roman" w:eastAsia="Times New Roman" w:hAnsi="Times New Roman" w:cs="Times New Roman"/>
            <w:sz w:val="24"/>
            <w:szCs w:val="24"/>
          </w:rPr>
          <w:t xml:space="preserve">all data were cropped</w:t>
        </w:r>
      </w:ins>
      <w:r>
        <w:rPr>
          <w:rFonts w:ascii="Times New Roman" w:eastAsia="Times New Roman" w:hAnsi="Times New Roman" w:cs="Times New Roman"/>
          <w:sz w:val="24"/>
          <w:szCs w:val="24"/>
        </w:rPr>
        <w:t xml:space="preserve"> to the Neotropics (Morrone et al., 2022). For the detailed process, see Carmona-Higuita et al. (2023). To enhance taxonomic consistency, we resolved species names to a curated taxonomic backbone (Epiphyte Inventory Group, 2025), which includes the worldwide epiphyte list, EpiList v.1.0 (Zotz et al., 2021), and additional data from EpIG-DB v.1.0 (Mendieta-Leiva et al., 2020). </w:t>
      </w:r>
      <w:del w:id="28" w:author="Maria Carmona-Higuita" w:date="2026-08-06T00:00:00Z">
        <w:r w:rsidRPr="00720963">
          <w:rPr>
            <w:rFonts w:ascii="Times New Roman" w:hAnsi="Times New Roman" w:cs="Times New Roman"/>
            <w:sz w:val="24"/>
            <w:szCs w:val="24"/>
          </w:rPr>
          <w:delText>We also eliminated geographic duplicate entries within the same grid cell.</w:delText>
        </w:r>
      </w:del>
      <w:ins w:id="29" w:author="Maria Carmona-Higuita" w:date="2026-08-06T00:00:00Z">
        <w:r w:rsidRPr="00720963">
          <w:rPr>
            <w:rFonts w:ascii="Times New Roman" w:hAnsi="Times New Roman" w:cs="Times New Roman"/>
            <w:sz w:val="24"/>
            <w:szCs w:val="24"/>
          </w:rPr>
          <w:t>We also eliminated within-cell spatial duplicate entries: records of the same species occurring at identical coordinates were consolidated to a single record per unique coordinate pair regardless of collection year, as KnowBR operates on species-by-occurrence matrices at the grid cell level. Records from the same species at different coordinates within the same cell, including those from different collection years, were retained as distinct sampling events, consistent with standard KnowBR protocol (Lobo et al., 2018).</w:t>
        </w:r>
      </w:ins>
    </w:p>
    <w:p w14:paraId="124E984E" w14:textId="77777777" w:rsidR="00CF4241" w:rsidRPr="00720963" w:rsidRDefault="00000000">
      <w:pPr>
        <w:pStyle w:val="Heading2"/>
      </w:pPr>
      <w:bookmarkStart w:id="30" w:name="_heading=h.1ksv4uv" w:colFirst="0" w:colLast="0"/>
      <w:bookmarkEnd w:id="30"/>
      <w:r w:rsidRPr="00720963">
        <w:t>2. Biodiversity shortfalls</w:t>
      </w:r>
    </w:p>
    <w:p w14:paraId="6C35906C" w14:textId="77777777" w:rsidR="00CF4241" w:rsidRPr="00720963" w:rsidRDefault="00000000">
      <w:pPr>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To evaluate biodiversity shortfalls, we focused on </w:t>
      </w:r>
      <w:del w:id="31" w:author="Maria Carmona-Higuita" w:date="2026-08-05T00:00:00Z">
        <w:r w:rsidRPr="00720963">
          <w:rPr>
            <w:rFonts w:ascii="Times New Roman" w:eastAsia="Times New Roman" w:hAnsi="Times New Roman" w:cs="Times New Roman"/>
            <w:sz w:val="24"/>
            <w:szCs w:val="24"/>
          </w:rPr>
          <w:delText>taxonomic (Linnean) and geographic (Wallacean) shortfalls</w:delText>
        </w:r>
      </w:del>
      <w:ins w:id="32" w:author="Maria Carmona-Higuita" w:date="2026-08-05T00:00:00Z">
        <w:r w:rsidRPr="00720963">
          <w:rPr>
            <w:rFonts w:ascii="Times New Roman" w:eastAsia="Times New Roman" w:hAnsi="Times New Roman" w:cs="Times New Roman"/>
            <w:sz w:val="24"/>
            <w:szCs w:val="24"/>
          </w:rPr>
          <w:t>the Wallacean shortfall</w:t>
        </w:r>
      </w:ins>
      <w:r>
        <w:rPr>
          <w:rFonts w:ascii="Times New Roman" w:eastAsia="Times New Roman" w:hAnsi="Times New Roman" w:cs="Times New Roman"/>
          <w:sz w:val="24"/>
          <w:szCs w:val="24"/>
        </w:rPr>
        <w:t xml:space="preserve"> at the level of grid cells at 30 arc-minute resolution (ca. 55 km at the equator). We estimated the degree of completeness of each grid cell using the KnowBR package (Lobo et al. 2018; Guisande and Lobo 2019), which examines species accumulation by adding occurrence records. These </w:t>
      </w:r>
      <w:del w:id="922" w:author="Copyeditor" w:date="2026-08-06T00:00:00Z">
        <w:r>
          <w:rPr>
            <w:rFonts w:ascii="Times New Roman" w:eastAsia="Times New Roman" w:hAnsi="Times New Roman" w:cs="Times New Roman"/>
            <w:sz w:val="24"/>
            <w:szCs w:val="24"/>
          </w:rPr>
          <w:delText xml:space="preserve">accumulation curves were performed</w:delText>
        </w:r>
      </w:del>
      <w:ins w:id="923" w:author="Copyeditor" w:date="2026-08-06T00:00:00Z">
        <w:r>
          <w:rPr>
            <w:rFonts w:ascii="Times New Roman" w:eastAsia="Times New Roman" w:hAnsi="Times New Roman" w:cs="Times New Roman"/>
            <w:sz w:val="24"/>
            <w:szCs w:val="24"/>
          </w:rPr>
          <w:t xml:space="preserve">accumulation curves were computed</w:t>
        </w:r>
      </w:ins>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simultaneously </w:t>
      </w:r>
      <w:del w:id="924" w:author="Copyeditor" w:date="2026-08-06T00:00:00Z">
        <w:r>
          <w:rPr>
            <w:rFonts w:ascii="Times New Roman" w:eastAsia="Times New Roman" w:hAnsi="Times New Roman" w:cs="Times New Roman"/>
            <w:sz w:val="24"/>
            <w:szCs w:val="24"/>
          </w:rPr>
          <w:delText xml:space="preserve">for all the cells in the Neotropics </w:delText>
        </w:r>
      </w:del>
      <w:ins w:id="925" w:author="Copyeditor" w:date="2026-08-06T00:00:00Z">
        <w:r>
          <w:rPr>
            <w:rFonts w:ascii="Times New Roman" w:eastAsia="Times New Roman" w:hAnsi="Times New Roman" w:cs="Times New Roman"/>
            <w:sz w:val="24"/>
            <w:szCs w:val="24"/>
          </w:rPr>
          <w:t xml:space="preserve">for all the cells in the Neotropics, </w:t>
        </w:r>
      </w:ins>
      <w:del w:id="33" w:author="Maria Carmona-Higuita" w:date="2026-08-06T00:00:00Z">
        <w:r w:rsidRPr="00720963">
          <w:rPr>
            <w:rFonts w:ascii="Times New Roman" w:hAnsi="Times New Roman" w:cs="Times New Roman"/>
            <w:sz w:val="24"/>
            <w:szCs w:val="24"/>
          </w:rPr>
          <w:delText>applying the exact estimator proposed by Ugland et al. (2003).</w:delText>
        </w:r>
      </w:del>
      <w:ins w:id="34" w:author="Maria Carmona-Higuita" w:date="2026-08-06T00:00:00Z">
        <w:r w:rsidRPr="00720963">
          <w:rPr>
            <w:rFonts w:ascii="Times New Roman" w:hAnsi="Times New Roman" w:cs="Times New Roman"/>
            <w:sz w:val="24"/>
            <w:szCs w:val="24"/>
          </w:rPr>
          <w:t xml:space="preserve">applying the exact analytical estimator proposed by Ugland et al. (2003). This estimator provides an exact solution for the expected species richness as a function of the number of samples, requiring no permutation tests or randomisation; each grid cell's accumulation curve is thus fully determined by the observed species-by-record matrix. </w:t>
        </w:r>
      </w:ins>
      <w:r>
        <w:rPr>
          <w:rFonts w:ascii="Times New Roman" w:hAnsi="Times New Roman" w:cs="Times New Roman"/>
          <w:sz w:val="24"/>
          <w:szCs w:val="24"/>
        </w:rPr>
        <w:t xml:space="preserve"> </w:t>
      </w:r>
      <w:del w:id="926" w:author="Copyeditor" w:date="2026-08-06T00:00:00Z">
        <w:r>
          <w:rPr>
            <w:rFonts w:ascii="Times New Roman" w:hAnsi="Times New Roman" w:cs="Times New Roman"/>
            <w:sz w:val="24"/>
            <w:szCs w:val="24"/>
          </w:rPr>
          <w:delText xml:space="preserve">KnowBR estimates the three parameters</w:delText>
        </w:r>
      </w:del>
      <w:ins w:id="927" w:author="Copyeditor" w:date="2026-08-06T00:00:00Z">
        <w:r>
          <w:rPr>
            <w:rFonts w:ascii="Times New Roman" w:hAnsi="Times New Roman" w:cs="Times New Roman"/>
            <w:sz w:val="24"/>
            <w:szCs w:val="24"/>
          </w:rPr>
          <w:t xml:space="preserve">KnowBR estimates three parameters</w:t>
        </w:r>
      </w:ins>
      <w:r>
        <w:rPr>
          <w:rFonts w:ascii="Times New Roman" w:hAnsi="Times New Roman" w:cs="Times New Roman"/>
          <w:sz w:val="24"/>
          <w:szCs w:val="24"/>
        </w:rPr>
        <w:t xml:space="preserve">: the final </w:t>
      </w:r>
      <w:r w:rsidRPr="00720963">
        <w:rPr>
          <w:rFonts w:ascii="Times New Roman" w:eastAsia="Times New Roman" w:hAnsi="Times New Roman" w:cs="Times New Roman"/>
          <w:i/>
          <w:sz w:val="24"/>
          <w:szCs w:val="24"/>
        </w:rPr>
        <w:t>slope</w:t>
      </w:r>
      <w:r w:rsidRPr="00720963">
        <w:rPr>
          <w:rFonts w:ascii="Times New Roman" w:eastAsia="Times New Roman" w:hAnsi="Times New Roman" w:cs="Times New Roman"/>
          <w:sz w:val="24"/>
          <w:szCs w:val="24"/>
        </w:rPr>
        <w:t xml:space="preserve"> of the accumulation curve, the </w:t>
      </w:r>
      <w:r w:rsidRPr="00720963">
        <w:rPr>
          <w:rFonts w:ascii="Times New Roman" w:eastAsia="Times New Roman" w:hAnsi="Times New Roman" w:cs="Times New Roman"/>
          <w:i/>
          <w:sz w:val="24"/>
          <w:szCs w:val="24"/>
        </w:rPr>
        <w:t>completeness</w:t>
      </w:r>
      <w:r w:rsidRPr="00720963">
        <w:rPr>
          <w:rFonts w:ascii="Times New Roman" w:eastAsia="Times New Roman" w:hAnsi="Times New Roman" w:cs="Times New Roman"/>
          <w:sz w:val="24"/>
          <w:szCs w:val="24"/>
        </w:rPr>
        <w:t xml:space="preserve">, and the </w:t>
      </w:r>
      <w:r w:rsidRPr="00720963">
        <w:rPr>
          <w:rFonts w:ascii="Times New Roman" w:eastAsia="Times New Roman" w:hAnsi="Times New Roman" w:cs="Times New Roman"/>
          <w:i/>
          <w:sz w:val="24"/>
          <w:szCs w:val="24"/>
        </w:rPr>
        <w:t xml:space="preserve">ratio </w:t>
      </w:r>
      <w:r w:rsidRPr="00720963">
        <w:rPr>
          <w:rFonts w:ascii="Times New Roman" w:eastAsia="Times New Roman" w:hAnsi="Times New Roman" w:cs="Times New Roman"/>
          <w:sz w:val="24"/>
          <w:szCs w:val="24"/>
        </w:rPr>
        <w:t>between the number of database records and the number of species. Completeness values (i.e. the percentage of species that have been documented over the total predicted) were calculated after adjusting the accumulation curves to a ran exponential model (Lobo et al. 2018).</w:t>
      </w:r>
    </w:p>
    <w:p w14:paraId="5DF25FE4" w14:textId="77777777" w:rsidR="00CF4241" w:rsidRPr="00720963" w:rsidRDefault="00000000">
      <w:pPr>
        <w:ind w:firstLine="720"/>
        <w:jc w:val="left"/>
        <w:rPr>
          <w:rFonts w:ascii="Times New Roman" w:eastAsia="Times New Roman" w:hAnsi="Times New Roman" w:cs="Times New Roman"/>
          <w:sz w:val="24"/>
          <w:szCs w:val="24"/>
        </w:rPr>
      </w:pPr>
      <w:del w:id="35" w:author="Maria Carmona-Higuita" w:date="2026-08-05T00:00:00Z">
        <w:r w:rsidRPr="00720963">
          <w:rPr>
            <w:rFonts w:ascii="Times New Roman" w:eastAsia="Times New Roman" w:hAnsi="Times New Roman" w:cs="Times New Roman"/>
            <w:sz w:val="24"/>
            <w:szCs w:val="24"/>
          </w:rPr>
          <w:delText>To assess the taxonomic shortfall (Linnean Shortfall) we used as a proxy the slope of species accumulation curves as it represents the rate of new species discovery as sampling effort increases (Ugland et al., 2003; Lobo et al., 2018). This approach is based on the premise that the taxonomic shortfall highlights the discrepancy between the number of formally described species and the actual number of species present (Hortal et al., 2015). Grid cells were classified into quartiles based on their slope values: the first quartile represented the least sampled cells, while the fourth quartile included the best-sampled ones. Intermediate quartiles corresponded to fairly sampled areas, with a gradient of increasing sampling effort.</w:delText>
        </w:r>
      </w:del>
      <w:ins w:id="36" w:author="Maria Carmona-Higuita" w:date="2026-08-05T00:00:00Z">
        <w:r w:rsidRPr="00720963">
          <w:rPr>
            <w:rFonts w:ascii="Times New Roman" w:eastAsia="Times New Roman" w:hAnsi="Times New Roman" w:cs="Times New Roman"/>
            <w:sz w:val="24"/>
            <w:szCs w:val="24"/>
          </w:rPr>
          <w:t xml:space="preserve">To assess the Wallacean shortfall, we used three metrics derived from KnowBR: the slope of the species accumulation curve, the completeness of each cell inventory, and the ratio between the number of database records and the number of species (R/S ratio; Lobo et al., 2018). The slope reflects the current rate of species discovery; completeness estimates the proportion of the predicted species pool already documented; and the R/S ratio measures sampling intensity relative to species diversity (Ugland </w:t>
        </w:r>
        <w:r w:rsidRPr="00720963">
          <w:rPr>
            <w:rFonts w:ascii="Times New Roman" w:eastAsia="Times New Roman" w:hAnsi="Times New Roman" w:cs="Times New Roman"/>
            <w:sz w:val="24"/>
            <w:szCs w:val="24"/>
          </w:rPr>
          <w:lastRenderedPageBreak/>
          <w:t>et al., 2003). Grid cells were classified as well-sampled (slope &lt; 0.02), fairly sampled (0.02 ≤ slope ≤ 0.3), or poorly sampled (slope &gt; 0.3).</w:t>
        </w:r>
      </w:ins>
    </w:p>
    <w:p w14:paraId="365593F5" w14:textId="77777777" w:rsidR="00CF4241" w:rsidRPr="00720963" w:rsidRDefault="00000000">
      <w:pPr>
        <w:ind w:firstLine="720"/>
        <w:jc w:val="left"/>
        <w:rPr>
          <w:rFonts w:ascii="Times New Roman" w:eastAsia="Times New Roman" w:hAnsi="Times New Roman" w:cs="Times New Roman"/>
          <w:sz w:val="24"/>
          <w:szCs w:val="24"/>
        </w:rPr>
      </w:pPr>
      <w:del w:id="37" w:author="Maria Carmona-Higuita" w:date="2026-08-05T00:00:00Z">
        <w:r w:rsidRPr="00720963">
          <w:rPr>
            <w:rFonts w:ascii="Times New Roman" w:eastAsia="Times New Roman" w:hAnsi="Times New Roman" w:cs="Times New Roman"/>
            <w:sz w:val="24"/>
            <w:szCs w:val="24"/>
          </w:rPr>
          <w:delText xml:space="preserve">To assess the geographic shortfall (Wallacean Shortfall) we combined all the three parameters calculated by KnowBR: the final </w:delText>
        </w:r>
        <w:r w:rsidRPr="00720963">
          <w:rPr>
            <w:rFonts w:ascii="Times New Roman" w:eastAsia="Times New Roman" w:hAnsi="Times New Roman" w:cs="Times New Roman"/>
            <w:i/>
            <w:sz w:val="24"/>
            <w:szCs w:val="24"/>
          </w:rPr>
          <w:delText xml:space="preserve">slope </w:delText>
        </w:r>
        <w:r w:rsidRPr="00720963">
          <w:rPr>
            <w:rFonts w:ascii="Times New Roman" w:eastAsia="Times New Roman" w:hAnsi="Times New Roman" w:cs="Times New Roman"/>
            <w:sz w:val="24"/>
            <w:szCs w:val="24"/>
          </w:rPr>
          <w:delText xml:space="preserve">of the accumulation curve, the </w:delText>
        </w:r>
        <w:r w:rsidRPr="00720963">
          <w:rPr>
            <w:rFonts w:ascii="Times New Roman" w:eastAsia="Times New Roman" w:hAnsi="Times New Roman" w:cs="Times New Roman"/>
            <w:i/>
            <w:sz w:val="24"/>
            <w:szCs w:val="24"/>
          </w:rPr>
          <w:delText>completeness</w:delText>
        </w:r>
        <w:r w:rsidRPr="00720963">
          <w:rPr>
            <w:rFonts w:ascii="Times New Roman" w:eastAsia="Times New Roman" w:hAnsi="Times New Roman" w:cs="Times New Roman"/>
            <w:sz w:val="24"/>
            <w:szCs w:val="24"/>
          </w:rPr>
          <w:delText xml:space="preserve"> of each cell inventory, and the </w:delText>
        </w:r>
        <w:r w:rsidRPr="00720963">
          <w:rPr>
            <w:rFonts w:ascii="Times New Roman" w:eastAsia="Times New Roman" w:hAnsi="Times New Roman" w:cs="Times New Roman"/>
            <w:i/>
            <w:sz w:val="24"/>
            <w:szCs w:val="24"/>
          </w:rPr>
          <w:delText xml:space="preserve">ratio </w:delText>
        </w:r>
        <w:r w:rsidRPr="00720963">
          <w:rPr>
            <w:rFonts w:ascii="Times New Roman" w:eastAsia="Times New Roman" w:hAnsi="Times New Roman" w:cs="Times New Roman"/>
            <w:sz w:val="24"/>
            <w:szCs w:val="24"/>
          </w:rPr>
          <w:delText>between the number of database records and the number of species (R/S ratio). The default values used to distinguish well-sampled, and poorly-sampled cells or polygons were: slope &lt;0.02, completeness &gt;90% and R/S ratio &gt;15 for well-sampled spatial units, and slope &gt;0.3, completeness &lt;50% and R/S ratio &lt;3 for poorly-sampled spatial units, the cells in between these values are considered as fairly sampled.</w:delText>
        </w:r>
      </w:del>
      <w:ins w:id="38" w:author="Maria Carmona-Higuita" w:date="2026-08-05T00:00:00Z">
        <w:r w:rsidRPr="00720963">
          <w:rPr>
            <w:rFonts w:ascii="Times New Roman" w:eastAsia="Times New Roman" w:hAnsi="Times New Roman" w:cs="Times New Roman"/>
            <w:sz w:val="24"/>
            <w:szCs w:val="24"/>
          </w:rPr>
          <w:t xml:space="preserve">Cells were additionally classified using completeness and R/S ratio: well-sampled (completeness &amp;gt; 90% and R/S ratio &amp;gt; 15), poorly sampled (completeness &amp;lt; 50% and R/S ratio &amp;lt; 3), and fairly sampled otherwise. Although the three KnowBR metrics are theoretically distinct, they produced highly concordant cell rankings across all five families studied (Spearman ρ = 0.86–0.99 for all pairwise combinations; </w:t>
        </w:r>
        <w:del w:id="39" w:author="Maria Carmona-Higuita" w:date="2026-08-05T00:00:00Z">
          <w:r w:rsidRPr="00720963">
            <w:rPr>
              <w:rFonts w:ascii="Times New Roman" w:hAnsi="Times New Roman" w:cs="Times New Roman"/>
              <w:sz w:val="24"/>
              <w:szCs w:val="24"/>
            </w:rPr>
            <w:delText>Supplementary Table SX</w:delText>
          </w:r>
        </w:del>
        <w:r w:rsidRPr="00720963">
          <w:rPr>
            <w:rFonts w:ascii="Times New Roman" w:hAnsi="Times New Roman" w:cs="Times New Roman"/>
            <w:sz w:val="24"/>
            <w:szCs w:val="24"/>
          </w:rPr>
          <w:t>Supplementary Table S1</w:t>
        </w:r>
      </w:ins>
      <w:del w:id="40" w:author="Maria Carmona-Higuita" w:date="2026-08-05T00:00:00Z">
        <w:r w:rsidRPr="00720963">
          <w:rPr>
            <w:rFonts w:ascii="Times New Roman" w:eastAsia="Times New Roman" w:hAnsi="Times New Roman" w:cs="Times New Roman"/>
            <w:i/>
            <w:sz w:val="24"/>
            <w:szCs w:val="24"/>
          </w:rPr>
          <w:delText xml:space="preserve">slope </w:delText>
        </w:r>
        <w:r w:rsidRPr="00720963">
          <w:rPr>
            <w:rFonts w:ascii="Times New Roman" w:eastAsia="Times New Roman" w:hAnsi="Times New Roman" w:cs="Times New Roman"/>
            <w:sz w:val="24"/>
            <w:szCs w:val="24"/>
          </w:rPr>
          <w:delText xml:space="preserve">of the accumulation curve, the </w:delText>
        </w:r>
        <w:r w:rsidRPr="00720963">
          <w:rPr>
            <w:rFonts w:ascii="Times New Roman" w:eastAsia="Times New Roman" w:hAnsi="Times New Roman" w:cs="Times New Roman"/>
            <w:i/>
            <w:sz w:val="24"/>
            <w:szCs w:val="24"/>
          </w:rPr>
          <w:delText>completeness</w:delText>
        </w:r>
        <w:r w:rsidRPr="00720963">
          <w:rPr>
            <w:rFonts w:ascii="Times New Roman" w:eastAsia="Times New Roman" w:hAnsi="Times New Roman" w:cs="Times New Roman"/>
            <w:sz w:val="24"/>
            <w:szCs w:val="24"/>
          </w:rPr>
          <w:delText xml:space="preserve"> of each cell inventory, and the </w:delText>
        </w:r>
        <w:r w:rsidRPr="00720963">
          <w:rPr>
            <w:rFonts w:ascii="Times New Roman" w:eastAsia="Times New Roman" w:hAnsi="Times New Roman" w:cs="Times New Roman"/>
            <w:i/>
            <w:sz w:val="24"/>
            <w:szCs w:val="24"/>
          </w:rPr>
          <w:delText xml:space="preserve">ratio </w:delText>
        </w:r>
        <w:r w:rsidRPr="00720963">
          <w:rPr>
            <w:rFonts w:ascii="Times New Roman" w:eastAsia="Times New Roman" w:hAnsi="Times New Roman" w:cs="Times New Roman"/>
            <w:sz w:val="24"/>
            <w:szCs w:val="24"/>
          </w:rPr>
          <w:delText>between the number of database records and the number of species (R/S ratio). The default values used to distinguish well-sampled, and poorly-sampled cells or polygons were: slope &lt;0.02, completeness &gt;90% and R/S ratio &gt;15 for well-sampled spatial units, and slope &gt;0.3, completeness &lt;50% and R/S ratio &lt;3 for poorly-sampled spatial units, the cells in between these values are considered as fairly sampled.</w:delText>
        </w:r>
      </w:del>
      <w:ins w:id="41" w:author="Maria Carmona-Higuita" w:date="2026-08-05T00:00:00Z">
        <w:r w:rsidRPr="00720963">
          <w:rPr>
            <w:rFonts w:ascii="Times New Roman" w:eastAsia="Times New Roman" w:hAnsi="Times New Roman" w:cs="Times New Roman"/>
            <w:sz w:val="24"/>
            <w:szCs w:val="24"/>
          </w:rPr>
          <w:t>), confirming that they capture the same underlying signal of distributional knowledge gaps. We therefore treat the three metrics as convergent evidence of the Wallacean shortfall rather than independent measures.</w:t>
        </w:r>
      </w:ins>
    </w:p>
    <w:p w14:paraId="0C19E796" w14:textId="77777777" w:rsidR="00CF4241" w:rsidRPr="00720963" w:rsidRDefault="00000000">
      <w:pPr>
        <w:ind w:firstLine="720"/>
        <w:jc w:val="left"/>
        <w:rPr>
          <w:rFonts w:ascii="Times New Roman" w:eastAsia="Times New Roman" w:hAnsi="Times New Roman" w:cs="Times New Roman"/>
          <w:color w:val="000000"/>
          <w:sz w:val="24"/>
          <w:szCs w:val="24"/>
        </w:rPr>
      </w:pPr>
      <w:r w:rsidRPr="00720963">
        <w:rPr>
          <w:rFonts w:ascii="Times New Roman" w:eastAsia="Times New Roman" w:hAnsi="Times New Roman" w:cs="Times New Roman"/>
          <w:color w:val="000000"/>
          <w:sz w:val="24"/>
          <w:szCs w:val="24"/>
        </w:rPr>
        <w:lastRenderedPageBreak/>
        <w:t>All analyses were performed using a Lambert azimuthal equal-area projection, while visualization was reprojected to Behrman equal-area projection to avoid distortion far from the tropics. We removed poorly sampled grid cells containing less than 10 records overall for all analyses.</w:t>
      </w:r>
      <w:ins w:id="42" w:author="Maria Carmona-Higuita" w:date="2026-08-05T00:00:00Z">
        <w:r w:rsidRPr="00720963">
          <w:rPr>
            <w:rFonts w:ascii="Times New Roman" w:hAnsi="Times New Roman" w:cs="Times New Roman"/>
            <w:sz w:val="24"/>
            <w:szCs w:val="24"/>
          </w:rPr>
          <w:t xml:space="preserve"> To assess the robustness of this threshold, we repeated the completeness categorisation across thresholds of 5 to 30 records per cell; the spatial rankings of cells were identical across all tested thresholds (Spearman ρ = 1.00), and the threshold of n ≥ 10 retained 94.3% of cells with KnowBR estimators (n = 2,389 cells; Appendix S2, Table S2.1) and covered the spatial extent of sampled regions across the Neotropics (Appendix S4, Fig. S4.1).</w:t>
        </w:r>
      </w:ins>
    </w:p>
    <w:p w14:paraId="58D62734" w14:textId="77777777" w:rsidR="00CF4241" w:rsidRPr="00720963" w:rsidRDefault="00000000">
      <w:pPr>
        <w:pStyle w:val="Heading2"/>
      </w:pPr>
      <w:bookmarkStart w:id="43" w:name="_heading=h.bz5tl8nx6kfi" w:colFirst="0" w:colLast="0"/>
      <w:bookmarkEnd w:id="43"/>
      <w:r w:rsidRPr="00720963">
        <w:t>3. Spatial and family patterns of biodiversity shortfalls</w:t>
      </w:r>
    </w:p>
    <w:p w14:paraId="2AAADB32" w14:textId="77777777" w:rsidR="00CF4241" w:rsidRPr="00720963" w:rsidRDefault="00000000">
      <w:pPr>
        <w:jc w:val="left"/>
        <w:rPr>
          <w:rFonts w:ascii="Times New Roman" w:eastAsia="Times New Roman" w:hAnsi="Times New Roman" w:cs="Times New Roman"/>
          <w:color w:val="000000"/>
          <w:sz w:val="24"/>
          <w:szCs w:val="24"/>
        </w:rPr>
      </w:pPr>
      <w:del w:id="44" w:author="Maria Carmona-Higuita" w:date="2026-08-06T00:00:00Z">
        <w:r w:rsidRPr="00720963">
          <w:rPr>
            <w:rFonts w:ascii="Times New Roman" w:hAnsi="Times New Roman" w:cs="Times New Roman"/>
            <w:sz w:val="24"/>
            <w:szCs w:val="24"/>
          </w:rPr>
          <w:delText>We first examined the spatial distribution of occurrence records to identify potential biases in data availability across biogeographic provinces (as defined in Morrone et al., 2022).</w:delText>
        </w:r>
      </w:del>
      <w:ins w:id="45" w:author="Maria Carmona-Higuita" w:date="2026-08-06T00:00:00Z">
        <w:r w:rsidRPr="00720963">
          <w:rPr>
            <w:rFonts w:ascii="Times New Roman" w:hAnsi="Times New Roman" w:cs="Times New Roman"/>
            <w:sz w:val="24"/>
            <w:szCs w:val="24"/>
          </w:rPr>
          <w:t xml:space="preserve">We first examined the spatial distribution of occurrence records to identify potential biases in data availability across biogeographic provinces </w:t>
        </w:r>
        <w:del w:id="46" w:author="Maria Carmona-Higuita" w:date="2026-08-06T00:00:00Z">
          <w:r w:rsidRPr="00720963">
            <w:rPr>
              <w:rFonts w:ascii="Times New Roman" w:hAnsi="Times New Roman" w:cs="Times New Roman"/>
              <w:sz w:val="24"/>
              <w:szCs w:val="24"/>
            </w:rPr>
            <w:delText>(as defined in Morrone et al., 2022)</w:delText>
          </w:r>
        </w:del>
        <w:r w:rsidRPr="00720963">
          <w:rPr>
            <w:rFonts w:ascii="Times New Roman" w:hAnsi="Times New Roman" w:cs="Times New Roman"/>
            <w:sz w:val="24"/>
            <w:szCs w:val="24"/>
          </w:rPr>
          <w:t>(Morrone et al., 2022; Figure 4)</w:t>
        </w:r>
      </w:ins>
      <w:r w:rsidRPr="00720963">
        <w:rPr>
          <w:rFonts w:ascii="Times New Roman" w:hAnsi="Times New Roman" w:cs="Times New Roman"/>
          <w:sz w:val="24"/>
          <w:szCs w:val="24"/>
        </w:rPr>
        <w:t>, following the approach of Oliveira et al. (2016).</w:t>
      </w:r>
      <w:r w:rsidRPr="00720963">
        <w:rPr>
          <w:rFonts w:ascii="Times New Roman" w:eastAsia="Times New Roman" w:hAnsi="Times New Roman" w:cs="Times New Roman"/>
          <w:color w:val="000000"/>
          <w:sz w:val="24"/>
          <w:szCs w:val="24"/>
        </w:rPr>
        <w:t xml:space="preserve"> We quantified the density of records per province and assessed whether data collection was skewed toward specific areas, for instance related to greater accessibility or higher research investment. We assessed spatial patterns of shortfalls by examining how </w:t>
      </w:r>
      <w:del w:id="47" w:author="Maria Carmona-Higuita" w:date="2026-08-05T00:00:00Z">
        <w:r w:rsidRPr="00720963">
          <w:rPr>
            <w:rFonts w:ascii="Times New Roman" w:eastAsia="Times New Roman" w:hAnsi="Times New Roman" w:cs="Times New Roman"/>
            <w:color w:val="000000"/>
            <w:sz w:val="24"/>
            <w:szCs w:val="24"/>
          </w:rPr>
          <w:delText>both taxonomic and geographic shortfalls</w:delText>
        </w:r>
      </w:del>
      <w:ins w:id="48" w:author="Maria Carmona-Higuita" w:date="2026-08-05T00:00:00Z">
        <w:r w:rsidRPr="00720963">
          <w:rPr>
            <w:rFonts w:ascii="Times New Roman" w:eastAsia="Times New Roman" w:hAnsi="Times New Roman" w:cs="Times New Roman"/>
            <w:color w:val="000000"/>
            <w:sz w:val="24"/>
            <w:szCs w:val="24"/>
          </w:rPr>
          <w:t>the Wallacean shortfall</w:t>
        </w:r>
      </w:ins>
      <w:del w:id="928" w:author="Copyeditor" w:date="2026-08-06T00:00:00Z">
        <w:r>
          <w:rPr>
            <w:rFonts w:ascii="Times New Roman" w:eastAsia="Times New Roman" w:hAnsi="Times New Roman" w:cs="Times New Roman"/>
            <w:color w:val="000000"/>
            <w:sz w:val="24"/>
            <w:szCs w:val="24"/>
          </w:rPr>
          <w:delText xml:space="preserve"> vary across different biogeographic provinces. We also describe</w:delText>
        </w:r>
      </w:del>
      <w:ins w:id="929" w:author="Copyeditor" w:date="2026-08-06T00:00:00Z">
        <w:r>
          <w:rPr>
            <w:rFonts w:ascii="Times New Roman" w:eastAsia="Times New Roman" w:hAnsi="Times New Roman" w:cs="Times New Roman"/>
            <w:color w:val="000000"/>
            <w:sz w:val="24"/>
            <w:szCs w:val="24"/>
          </w:rPr>
          <w:t xml:space="preserve"> varies across different biogeographic provinces. We also described</w:t>
        </w:r>
      </w:ins>
      <w:r>
        <w:rPr>
          <w:rFonts w:ascii="Times New Roman" w:eastAsia="Times New Roman" w:hAnsi="Times New Roman" w:cs="Times New Roman"/>
          <w:color w:val="000000"/>
          <w:sz w:val="24"/>
          <w:szCs w:val="24"/>
        </w:rPr>
        <w:t xml:space="preserve"> which families were most affected by </w:t>
      </w:r>
      <w:del w:id="49" w:author="Maria Carmona-Higuita" w:date="2026-08-05T00:00:00Z">
        <w:r w:rsidRPr="00720963">
          <w:rPr>
            <w:rFonts w:ascii="Times New Roman" w:eastAsia="Times New Roman" w:hAnsi="Times New Roman" w:cs="Times New Roman"/>
            <w:color w:val="000000"/>
            <w:sz w:val="24"/>
            <w:szCs w:val="24"/>
          </w:rPr>
          <w:delText>taxonomic and geographic shortfalls</w:delText>
        </w:r>
      </w:del>
      <w:ins w:id="50" w:author="Maria Carmona-Higuita" w:date="2026-08-05T00:00:00Z">
        <w:r w:rsidRPr="00720963">
          <w:rPr>
            <w:rFonts w:ascii="Times New Roman" w:eastAsia="Times New Roman" w:hAnsi="Times New Roman" w:cs="Times New Roman"/>
            <w:color w:val="000000"/>
            <w:sz w:val="24"/>
            <w:szCs w:val="24"/>
          </w:rPr>
          <w:t>the Wallacean shortfall</w:t>
        </w:r>
      </w:ins>
      <w:r w:rsidRPr="00720963">
        <w:rPr>
          <w:rFonts w:ascii="Times New Roman" w:eastAsia="Times New Roman" w:hAnsi="Times New Roman" w:cs="Times New Roman"/>
          <w:color w:val="000000"/>
          <w:sz w:val="24"/>
          <w:szCs w:val="24"/>
        </w:rPr>
        <w:t>.</w:t>
      </w:r>
    </w:p>
    <w:p w14:paraId="77A7D6D1" w14:textId="77777777" w:rsidR="00CF4241" w:rsidRPr="00720963" w:rsidRDefault="00000000">
      <w:pPr>
        <w:pStyle w:val="Heading2"/>
      </w:pPr>
      <w:bookmarkStart w:id="51" w:name="_heading=h.dw5mvlt9qlgy" w:colFirst="0" w:colLast="0"/>
      <w:bookmarkEnd w:id="51"/>
      <w:del w:id="52" w:author="Maria Carmona-Higuita" w:date="2026-08-06T00:00:00Z">
        <w:r w:rsidRPr="00720963">
          <w:delText xml:space="preserve">4. Hotspots and coldspots </w:delText>
        </w:r>
        <w:r w:rsidRPr="00720963">
          <w:rPr>
            <w:color w:val="000000"/>
          </w:rPr>
          <w:delText>of biodiversity shortfalls</w:delText>
        </w:r>
      </w:del>
      <w:ins w:id="53" w:author="Maria Carmona-Higuita" w:date="2026-08-06T00:00:00Z">
        <w:r w:rsidRPr="00720963">
          <w:t>4. Spatial clustering of sampling effort (Appendix S5)</w:t>
        </w:r>
      </w:ins>
    </w:p>
    <w:p w14:paraId="7CE8FEF7" w14:textId="77777777" w:rsidR="00CF4241" w:rsidRPr="00720963" w:rsidRDefault="00000000">
      <w:pPr>
        <w:jc w:val="left"/>
        <w:rPr>
          <w:rFonts w:ascii="Times New Roman" w:eastAsia="Times New Roman" w:hAnsi="Times New Roman" w:cs="Times New Roman"/>
          <w:sz w:val="24"/>
          <w:szCs w:val="24"/>
        </w:rPr>
      </w:pPr>
      <w:del w:id="54" w:author="Maria Carmona-Higuita" w:date="2026-08-06T00:00:00Z">
        <w:r w:rsidRPr="00720963">
          <w:rPr>
            <w:rFonts w:ascii="Times New Roman" w:eastAsia="Times New Roman" w:hAnsi="Times New Roman" w:cs="Times New Roman"/>
            <w:sz w:val="24"/>
            <w:szCs w:val="24"/>
          </w:rPr>
          <w:lastRenderedPageBreak/>
          <w:delText xml:space="preserve">We defined hotspots as spatial clustering of the biodiversity shortfall using the Getis-Ord Gi* statistic (Getis &amp; Ord, 1992, </w:delText>
        </w:r>
        <w:r w:rsidRPr="00720963">
          <w:rPr>
            <w:rFonts w:ascii="Times New Roman" w:eastAsia="Times New Roman" w:hAnsi="Times New Roman" w:cs="Times New Roman"/>
            <w:i/>
            <w:sz w:val="24"/>
            <w:szCs w:val="24"/>
          </w:rPr>
          <w:delText xml:space="preserve">sensu </w:delText>
        </w:r>
        <w:r w:rsidRPr="00720963">
          <w:rPr>
            <w:rFonts w:ascii="Times New Roman" w:eastAsia="Times New Roman" w:hAnsi="Times New Roman" w:cs="Times New Roman"/>
            <w:sz w:val="24"/>
            <w:szCs w:val="24"/>
          </w:rPr>
          <w:delText xml:space="preserve">Ramírez‐Barahona et al. 2023), which allows the detection of a local concentration of high and low values ​​in neighboring grids, using a focal neighbourhood size of 75 km, as implemented in the SPDEP package (Bivand &amp; Wong, 2018).  </w:delText>
        </w:r>
      </w:del>
      <w:ins w:id="55" w:author="Maria Carmona-Higuita" w:date="2026-08-05T00:00:00Z">
        <w:r w:rsidRPr="00720963">
          <w:rPr>
            <w:rFonts w:ascii="Times New Roman" w:eastAsia="Times New Roman" w:hAnsi="Times New Roman" w:cs="Times New Roman"/>
            <w:sz w:val="24"/>
            <w:szCs w:val="24"/>
          </w:rPr>
          <w:t xml:space="preserve">Prior to computing the Gi* statistic, completeness values were transformed to incompleteness (100 − completeness) and slope values were inverted (1 − slope), such that high Gi* values identify spatial clusters of greatest sampling deficiency. </w:t>
        </w:r>
      </w:ins>
      <w:del w:id="56" w:author="Maria Carmona-Higuita" w:date="2026-08-06T00:00:00Z">
        <w:r w:rsidRPr="00720963">
          <w:rPr>
            <w:rFonts w:ascii="Times New Roman" w:eastAsia="Times New Roman" w:hAnsi="Times New Roman" w:cs="Times New Roman"/>
            <w:sz w:val="24"/>
            <w:szCs w:val="24"/>
          </w:rPr>
          <w:delText>We classified the grids clustered as hotspots (Gi* &gt; 1.96) or coldspots (Gi* &lt; -1.96), with statistical significance at the 95% confidence level (based on the threshold suggested by Rossi &amp; Becker, 2019).</w:delText>
        </w:r>
      </w:del>
      <w:ins w:id="57" w:author="Maria Carmona-Higuita" w:date="2026-08-06T00:00:00Z">
        <w:r w:rsidRPr="00720963">
          <w:rPr>
            <w:rFonts w:ascii="Times New Roman" w:hAnsi="Times New Roman" w:cs="Times New Roman"/>
            <w:sz w:val="24"/>
            <w:szCs w:val="24"/>
          </w:rPr>
          <w:t>Spatial clustering of inventory completeness was assessed using the Getis-Ord Gi* statistic (Getis &amp; Ord, 1992; Ramirez-Barahona et al., 2023), implemented in the spdep package (Bivand &amp; Wong, 2018). Full methodology and results are presented in Appendix S5 (Supporting Information).</w:t>
        </w:r>
      </w:ins>
    </w:p>
    <w:p w14:paraId="118A516E" w14:textId="77777777" w:rsidR="00CF4241" w:rsidRPr="00720963" w:rsidRDefault="00000000">
      <w:pPr>
        <w:pStyle w:val="Heading2"/>
      </w:pPr>
      <w:bookmarkStart w:id="58" w:name="_heading=h.6dzo04b2855h" w:colFirst="0" w:colLast="0"/>
      <w:bookmarkEnd w:id="58"/>
      <w:r w:rsidRPr="00720963">
        <w:t>5. Resolution and data processing</w:t>
      </w:r>
    </w:p>
    <w:p w14:paraId="02629AA4" w14:textId="77777777" w:rsidR="00CF4241" w:rsidRPr="00720963"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our analyses provide insights at the biogeographic province and continental level, finer-scale resolution (15 arc-minutes or 0.25°) is necessary for practical conservation decisions (Antonelli et al., 2023). Therefore, we also present the results at this finer resolution for more detailed insights (</w:t>
      </w:r>
      <w:del w:id="930" w:author="Copyeditor" w:date="2026-08-06T00:00:00Z">
        <w:r>
          <w:rPr>
            <w:rFonts w:ascii="Times New Roman" w:eastAsia="Times New Roman" w:hAnsi="Times New Roman" w:cs="Times New Roman"/>
            <w:sz w:val="24"/>
            <w:szCs w:val="24"/>
          </w:rPr>
          <w:delText xml:space="preserve">see Supplementary Information A1</w:delText>
        </w:r>
      </w:del>
      <w:ins w:id="931" w:author="Copyeditor" w:date="2026-08-06T00:00:00Z">
        <w:r>
          <w:rPr>
            <w:rFonts w:ascii="Times New Roman" w:eastAsia="Times New Roman" w:hAnsi="Times New Roman" w:cs="Times New Roman"/>
            <w:sz w:val="24"/>
            <w:szCs w:val="24"/>
          </w:rPr>
          <w:t xml:space="preserve">see Appendix S1, Supporting Information</w:t>
        </w:r>
      </w:ins>
      <w:r>
        <w:rPr>
          <w:rFonts w:ascii="Times New Roman" w:eastAsia="Times New Roman" w:hAnsi="Times New Roman" w:cs="Times New Roman"/>
          <w:sz w:val="24"/>
          <w:szCs w:val="24"/>
        </w:rPr>
        <w:t xml:space="preserve">).</w:t>
      </w:r>
    </w:p>
    <w:p w14:paraId="1BD34977"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We performed all analyses in R v.4.3.1 (R. Core Team, 2024), using the tidyverse package (Wickham et al., 2019) for data wrangling, sf (Pebesma, 2018), rgdal (Bivand et al., 2021), and raster (Hijmans, 2021) for spatial analyses, and ggplot2 for visualizations (Wickham, 2009).</w:t>
      </w:r>
    </w:p>
    <w:p w14:paraId="4D7A5BEC" w14:textId="77777777" w:rsidR="00CF4241" w:rsidRPr="00720963" w:rsidRDefault="00000000">
      <w:pPr>
        <w:pStyle w:val="Heading1"/>
      </w:pPr>
      <w:bookmarkStart w:id="59" w:name="_heading=h.3j2qqm3" w:colFirst="0" w:colLast="0"/>
      <w:bookmarkEnd w:id="59"/>
      <w:r w:rsidRPr="00720963">
        <w:lastRenderedPageBreak/>
        <w:t>RESULTS</w:t>
      </w:r>
    </w:p>
    <w:p w14:paraId="6A255D93" w14:textId="77777777" w:rsidR="00CF4241" w:rsidRPr="00720963" w:rsidRDefault="00000000">
      <w:pPr>
        <w:pStyle w:val="Heading2"/>
      </w:pPr>
      <w:bookmarkStart w:id="60" w:name="_heading=h.tkbudmd10rog" w:colFirst="0" w:colLast="0"/>
      <w:bookmarkEnd w:id="60"/>
      <w:r w:rsidRPr="00720963">
        <w:t>1. Spatial patterns of biodiversity shortfalls</w:t>
      </w:r>
    </w:p>
    <w:p w14:paraId="3683BF5F" w14:textId="77777777" w:rsidR="00CF4241" w:rsidRPr="00720963" w:rsidRDefault="00000000">
      <w:pPr>
        <w:pBdr>
          <w:top w:val="nil"/>
          <w:left w:val="nil"/>
          <w:bottom w:val="nil"/>
          <w:right w:val="nil"/>
          <w:between w:val="nil"/>
        </w:pBdr>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We found that 51.8% of the Neotropical grid cells (n = 8,520) contain georeferenced information on VE occurrence, and 40.6% of VE species in the dataset have more than 10 records. The number of records per grid cell averaged 131 (sd = 725), with a median of 14, while each cell contained an average of 125 species (sd = 747), with a median of 46 species.</w:t>
      </w:r>
      <w:ins w:id="61" w:author="Maria Carmona-Higuita" w:date="2026-08-05T00:00:00Z">
        <w:r w:rsidRPr="00720963">
          <w:rPr>
            <w:rFonts w:ascii="Times New Roman" w:eastAsia="Times New Roman" w:hAnsi="Times New Roman" w:cs="Times New Roman"/>
            <w:sz w:val="24"/>
            <w:szCs w:val="24"/>
          </w:rPr>
          <w:t xml:space="preserve"> Records per grid cell and species richness were positively correlated (Pearson r = 0.70, p &lt; 0.001; Spearman ρ = 0.95), indicating a strong influence of sampling effort on observed species richness (Oliveira et al., 2017).</w:t>
        </w:r>
      </w:ins>
      <w:r>
        <w:rPr>
          <w:rFonts w:ascii="Times New Roman" w:eastAsia="Times New Roman" w:hAnsi="Times New Roman" w:cs="Times New Roman"/>
          <w:sz w:val="24"/>
          <w:szCs w:val="24"/>
        </w:rPr>
        <w:t xml:space="preserve"> Provinces with the highest average number of occurrences per grid cell were in Central America (Puntarenas-Chiriqui and Guatuso-Talamanca provinces with 539 and 507), followed by the south of Mexico (Trans-Mexican Volcanic Belt and Chiapas Highlands provinces with 280 and 156), the Andean region (Cauca and Paramo provinces with 279 and 215) and the Atlantic province (194). Conversely, provinces with low data availability include the Xingu-Tapajós (11) and Cerrado (15) in northwestern Brazil. Additionally, the Savanna province (Los Llanos, Venezuela, and Colombia) and the Southern Neotropics (Atacama, Cuyan, and Monte) </w:t>
      </w:r>
      <w:del w:id="932" w:author="Copyeditor" w:date="2026-08-06T00:00:00Z">
        <w:r>
          <w:rPr>
            <w:rFonts w:ascii="Times New Roman" w:eastAsia="Times New Roman" w:hAnsi="Times New Roman" w:cs="Times New Roman"/>
            <w:sz w:val="24"/>
            <w:szCs w:val="24"/>
          </w:rPr>
          <w:delText xml:space="preserve">had the lower average</w:delText>
        </w:r>
      </w:del>
      <w:ins w:id="933" w:author="Copyeditor" w:date="2026-08-06T00:00:00Z">
        <w:r>
          <w:rPr>
            <w:rFonts w:ascii="Times New Roman" w:eastAsia="Times New Roman" w:hAnsi="Times New Roman" w:cs="Times New Roman"/>
            <w:sz w:val="24"/>
            <w:szCs w:val="24"/>
          </w:rPr>
          <w:t xml:space="preserve">had the lowest average</w:t>
        </w:r>
      </w:ins>
      <w:r>
        <w:rPr>
          <w:rFonts w:ascii="Times New Roman" w:eastAsia="Times New Roman" w:hAnsi="Times New Roman" w:cs="Times New Roman"/>
          <w:sz w:val="24"/>
          <w:szCs w:val="24"/>
        </w:rPr>
        <w:t xml:space="preserve"> number of occurrences per grid cell (&amp;lt; 10).</w:t>
      </w:r>
    </w:p>
    <w:p w14:paraId="775179B9" w14:textId="77777777" w:rsidR="00CF4241" w:rsidRPr="00720963" w:rsidRDefault="00000000">
      <w:pPr>
        <w:pBdr>
          <w:top w:val="nil"/>
          <w:left w:val="nil"/>
          <w:bottom w:val="nil"/>
          <w:right w:val="nil"/>
          <w:between w:val="nil"/>
        </w:pBdr>
        <w:ind w:firstLine="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areas with the highest species numbers generally overlapped with regions containing more occurrence records </w:t>
      </w:r>
      <w:del w:id="934" w:author="Copyeditor" w:date="2026-08-06T00:00:00Z">
        <w:r>
          <w:rPr>
            <w:rFonts w:ascii="Times New Roman" w:eastAsia="Times New Roman" w:hAnsi="Times New Roman" w:cs="Times New Roman"/>
            <w:sz w:val="24"/>
            <w:szCs w:val="24"/>
          </w:rPr>
          <w:delText xml:space="preserve">(Figure 1) yet,</w:delText>
        </w:r>
      </w:del>
      <w:ins w:id="935" w:author="Copyeditor" w:date="2026-08-06T00:00:00Z">
        <w:r>
          <w:rPr>
            <w:rFonts w:ascii="Times New Roman" w:eastAsia="Times New Roman" w:hAnsi="Times New Roman" w:cs="Times New Roman"/>
            <w:sz w:val="24"/>
            <w:szCs w:val="24"/>
          </w:rPr>
          <w:t xml:space="preserve">(Figure 1), yet</w:t>
        </w:r>
      </w:ins>
      <w:r>
        <w:rPr>
          <w:rFonts w:ascii="Times New Roman" w:eastAsia="Times New Roman" w:hAnsi="Times New Roman" w:cs="Times New Roman"/>
          <w:sz w:val="24"/>
          <w:szCs w:val="24"/>
        </w:rPr>
        <w:t xml:space="preserve"> high species richness did not always correlate with high data availability (</w:t>
      </w:r>
      <w:del w:id="62" w:author="Maria Carmona-Higuita" w:date="2026-08-05T00:00:00Z">
        <w:r w:rsidRPr="00720963">
          <w:rPr>
            <w:rFonts w:ascii="Times New Roman" w:hAnsi="Times New Roman" w:cs="Times New Roman"/>
            <w:sz w:val="24"/>
            <w:szCs w:val="24"/>
          </w:rPr>
          <w:delText>Table TS1</w:delText>
        </w:r>
      </w:del>
      <w:ins w:id="63" w:author="Maria Carmona-Higuita" w:date="2026-08-05T00:00:00Z">
        <w:r w:rsidRPr="00720963">
          <w:rPr>
            <w:rFonts w:ascii="Times New Roman" w:hAnsi="Times New Roman" w:cs="Times New Roman"/>
            <w:sz w:val="24"/>
            <w:szCs w:val="24"/>
          </w:rPr>
          <w:t>Table S3</w:t>
        </w:r>
      </w:ins>
      <w:r w:rsidRPr="00720963">
        <w:rPr>
          <w:rFonts w:ascii="Times New Roman" w:eastAsia="Times New Roman" w:hAnsi="Times New Roman" w:cs="Times New Roman"/>
          <w:sz w:val="24"/>
          <w:szCs w:val="24"/>
        </w:rPr>
        <w:t xml:space="preserve">). </w:t>
      </w:r>
      <w:del w:id="64" w:author="Maria Carmona-Higuita" w:date="2026-08-05T00:00:00Z">
        <w:r w:rsidRPr="00720963">
          <w:rPr>
            <w:rFonts w:ascii="Times New Roman" w:eastAsia="Times New Roman" w:hAnsi="Times New Roman" w:cs="Times New Roman"/>
            <w:sz w:val="24"/>
            <w:szCs w:val="24"/>
          </w:rPr>
          <w:delText xml:space="preserve">A major taxonomic shortfall was observed across the study region (Figure 2), with only 15.4% of grid cells considered well-sampled. In contrast, 76.2% of the grid cells were fairly sampled, while the remaining 8.3% of grid cells classified as </w:delText>
        </w:r>
        <w:r w:rsidRPr="00720963">
          <w:rPr>
            <w:rFonts w:ascii="Times New Roman" w:eastAsia="Times New Roman" w:hAnsi="Times New Roman" w:cs="Times New Roman"/>
            <w:sz w:val="24"/>
            <w:szCs w:val="24"/>
          </w:rPr>
          <w:lastRenderedPageBreak/>
          <w:delText xml:space="preserve">poorly sampled. The highest taxonomic shortfalls </w:delText>
        </w:r>
      </w:del>
      <w:ins w:id="65" w:author="Maria Carmona-Higuita" w:date="2026-08-05T00:00:00Z">
        <w:r w:rsidRPr="00720963">
          <w:rPr>
            <w:rFonts w:ascii="Times New Roman" w:eastAsia="Times New Roman" w:hAnsi="Times New Roman" w:cs="Times New Roman"/>
            <w:sz w:val="24"/>
            <w:szCs w:val="24"/>
          </w:rPr>
          <w:t xml:space="preserve">Based on the slope-based proxy, 15.4% of grid cells were well-sampled, 76.2% were fairly sampled, and 8.3% were poorly sampled (Figure 2). The greatest sampling deficiencies </w:t>
        </w:r>
        <w:r w:rsidRPr="00720963">
          <w:rPr>
            <w:rFonts w:ascii="Times New Roman" w:eastAsia="Times New Roman" w:hAnsi="Times New Roman" w:cs="Times New Roman"/>
            <w:sz w:val="24"/>
            <w:szCs w:val="24"/>
          </w:rPr>
          <w:t xml:space="preserve">were found in Mexico, with the Sierra Madre Oriental (26.7%) and Transmexican Volcanic Belt (33.1%) provinces exhibiting moderate shortfalls; as well as in the Caribbean and Central America, with Puerto Rico (56.5%), Guatuso-Talamanca (42.9%) and Puntarenas-Chiriqui (37.5%) provinces showing the most significant gaps. In South America, especially in Brazil, provinces such as Comechingones (50.0%), Chapada Diamantina (48.4%), Southern Espinhaco (25.8%), and Caatinga (22.9%) showed lower </w:t>
        </w:r>
        <w:del w:id="66" w:author="Maria Carmona-Higuita" w:date="2026-08-05T00:00:00Z">
          <w:r w:rsidRPr="00720963">
            <w:rPr>
              <w:rFonts w:ascii="Times New Roman" w:eastAsia="Times New Roman" w:hAnsi="Times New Roman" w:cs="Times New Roman"/>
              <w:sz w:val="24"/>
              <w:szCs w:val="24"/>
            </w:rPr>
            <w:delText>taxonomic shortfalls</w:delText>
          </w:r>
        </w:del>
        <w:r w:rsidRPr="00720963">
          <w:rPr>
            <w:rFonts w:ascii="Times New Roman" w:eastAsia="Times New Roman" w:hAnsi="Times New Roman" w:cs="Times New Roman"/>
            <w:sz w:val="24"/>
            <w:szCs w:val="24"/>
          </w:rPr>
          <w:t>sampling deficiencies</w:t>
        </w:r>
      </w:ins>
      <w:del w:id="67" w:author="Maria Carmona-Higuita" w:date="2026-08-05T00:00:00Z">
        <w:r w:rsidRPr="00720963">
          <w:rPr>
            <w:rFonts w:ascii="Times New Roman" w:eastAsia="Times New Roman" w:hAnsi="Times New Roman" w:cs="Times New Roman"/>
            <w:sz w:val="24"/>
            <w:szCs w:val="24"/>
          </w:rPr>
          <w:delText xml:space="preserve">r taxonomic shortfall was observed across the study region (Figure 2), with only 15.4% of grid cells considered well-sampled. In contrast, 76.2% of the grid cells were fairly sampled, while the remaining 8.3% of grid cells classified as poorly sampled. The highest taxonomic shortfalls </w:delText>
        </w:r>
      </w:del>
      <w:r w:rsidRPr="00720963">
        <w:rPr>
          <w:rFonts w:ascii="Times New Roman" w:eastAsia="Times New Roman" w:hAnsi="Times New Roman" w:cs="Times New Roman"/>
          <w:sz w:val="24"/>
          <w:szCs w:val="24"/>
        </w:rPr>
        <w:t xml:space="preserve"> in the Cauca province, located at the southern border with Colombia (22.8%) and in the Galápagos Islands (33.3%).</w:t>
      </w:r>
    </w:p>
    <w:p w14:paraId="0BB7A2B9" w14:textId="77777777" w:rsidR="00CF4241" w:rsidRPr="00720963" w:rsidRDefault="00000000">
      <w:pPr>
        <w:pBdr>
          <w:top w:val="nil"/>
          <w:left w:val="nil"/>
          <w:bottom w:val="nil"/>
          <w:right w:val="nil"/>
          <w:between w:val="nil"/>
        </w:pBdr>
        <w:ind w:firstLine="720"/>
        <w:jc w:val="left"/>
        <w:rPr>
          <w:rFonts w:ascii="Times New Roman" w:eastAsia="Times New Roman" w:hAnsi="Times New Roman" w:cs="Times New Roman"/>
          <w:sz w:val="24"/>
          <w:szCs w:val="24"/>
        </w:rPr>
      </w:pPr>
      <w:del w:id="68" w:author="Maria Carmona-Higuita" w:date="2026-08-05T00:00:00Z">
        <w:r w:rsidRPr="00720963">
          <w:rPr>
            <w:rFonts w:ascii="Times New Roman" w:eastAsia="Times New Roman" w:hAnsi="Times New Roman" w:cs="Times New Roman"/>
            <w:sz w:val="24"/>
            <w:szCs w:val="24"/>
          </w:rPr>
          <w:delText>Geographic shortfalls were similarly widespread</w:delText>
        </w:r>
      </w:del>
      <w:ins w:id="69" w:author="Maria Carmona-Higuita" w:date="2026-08-05T00:00:00Z">
        <w:r w:rsidRPr="00720963">
          <w:rPr>
            <w:rFonts w:ascii="Times New Roman" w:eastAsia="Times New Roman" w:hAnsi="Times New Roman" w:cs="Times New Roman"/>
            <w:sz w:val="24"/>
            <w:szCs w:val="24"/>
          </w:rPr>
          <w:t>Based on the completeness and R/S ratio proxy, Wallacean shortfalls were similarly widespread</w:t>
        </w:r>
      </w:ins>
      <w:r w:rsidRPr="00720963">
        <w:rPr>
          <w:rFonts w:ascii="Times New Roman" w:eastAsia="Times New Roman" w:hAnsi="Times New Roman" w:cs="Times New Roman"/>
          <w:sz w:val="24"/>
          <w:szCs w:val="24"/>
        </w:rPr>
        <w:t xml:space="preserve"> </w:t>
      </w:r>
      <w:del w:id="70" w:author="Maria Carmona-Higuita" w:date="2026-08-06T00:00:00Z">
        <w:r w:rsidRPr="00720963">
          <w:rPr>
            <w:rFonts w:ascii="Times New Roman" w:hAnsi="Times New Roman" w:cs="Times New Roman"/>
            <w:sz w:val="24"/>
            <w:szCs w:val="24"/>
          </w:rPr>
          <w:delText>(Figure 3), with</w:delText>
        </w:r>
      </w:del>
      <w:ins w:id="71" w:author="Maria Carmona-Higuita" w:date="2026-08-06T00:00:00Z">
        <w:r w:rsidRPr="00720963">
          <w:rPr>
            <w:rFonts w:ascii="Times New Roman" w:hAnsi="Times New Roman" w:cs="Times New Roman"/>
            <w:sz w:val="24"/>
            <w:szCs w:val="24"/>
          </w:rPr>
          <w:t>(Figures 3 and 4), with</w:t>
        </w:r>
      </w:ins>
      <w:r>
        <w:rPr>
          <w:rFonts w:ascii="Times New Roman" w:eastAsia="Times New Roman" w:hAnsi="Times New Roman" w:cs="Times New Roman"/>
          <w:sz w:val="24"/>
          <w:szCs w:val="24"/>
        </w:rPr>
        <w:t xml:space="preserve"> </w:t>
      </w:r>
      <w:del w:id="936" w:author="Copyeditor" w:date="2026-08-06T00:00:00Z">
        <w:r>
          <w:rPr>
            <w:rFonts w:ascii="Times New Roman" w:eastAsia="Times New Roman" w:hAnsi="Times New Roman" w:cs="Times New Roman"/>
            <w:sz w:val="24"/>
            <w:szCs w:val="24"/>
          </w:rPr>
          <w:delText xml:space="preserve">14 %</w:delText>
        </w:r>
      </w:del>
      <w:ins w:id="937" w:author="Copyeditor" w:date="2026-08-06T00:00:00Z">
        <w:r>
          <w:rPr>
            <w:rFonts w:ascii="Times New Roman" w:eastAsia="Times New Roman" w:hAnsi="Times New Roman" w:cs="Times New Roman"/>
            <w:sz w:val="24"/>
            <w:szCs w:val="24"/>
          </w:rPr>
          <w:t xml:space="preserve">14%</w:t>
        </w:r>
      </w:ins>
      <w:r>
        <w:rPr>
          <w:rFonts w:ascii="Times New Roman" w:eastAsia="Times New Roman" w:hAnsi="Times New Roman" w:cs="Times New Roman"/>
          <w:sz w:val="24"/>
          <w:szCs w:val="24"/>
        </w:rPr>
        <w:t xml:space="preserve"> of the grid cells categorized as poorly sampled and only 0.05% as well-sampled. Provinces such as Venezuelan, Puntarenas-Chiriqui, Cauca, Western Ecuador and Lesser Antilles provinces exhibited the largest deficits (over 20% poorly sampled grid cells). Provinces with the lowest values of poorly sampled grid cells for </w:t>
      </w:r>
      <w:del w:id="72" w:author="Maria Carmona-Higuita" w:date="2026-08-05T00:00:00Z">
        <w:r w:rsidRPr="00720963">
          <w:rPr>
            <w:rFonts w:ascii="Times New Roman" w:eastAsia="Times New Roman" w:hAnsi="Times New Roman" w:cs="Times New Roman"/>
            <w:sz w:val="24"/>
            <w:szCs w:val="24"/>
          </w:rPr>
          <w:delText>geographic shortfall</w:delText>
        </w:r>
      </w:del>
      <w:ins w:id="73" w:author="Maria Carmona-Higuita" w:date="2026-08-05T00:00:00Z">
        <w:r w:rsidRPr="00720963">
          <w:rPr>
            <w:rFonts w:ascii="Times New Roman" w:eastAsia="Times New Roman" w:hAnsi="Times New Roman" w:cs="Times New Roman"/>
            <w:sz w:val="24"/>
            <w:szCs w:val="24"/>
          </w:rPr>
          <w:t>this proxy</w:t>
        </w:r>
      </w:ins>
      <w:r w:rsidRPr="00720963">
        <w:rPr>
          <w:rFonts w:ascii="Times New Roman" w:eastAsia="Times New Roman" w:hAnsi="Times New Roman" w:cs="Times New Roman"/>
          <w:sz w:val="24"/>
          <w:szCs w:val="24"/>
        </w:rPr>
        <w:t xml:space="preserve"> were Southern Espinhaco, </w:t>
      </w:r>
      <w:r w:rsidRPr="00720963">
        <w:rPr>
          <w:rFonts w:ascii="Times New Roman" w:eastAsia="Times New Roman" w:hAnsi="Times New Roman" w:cs="Times New Roman"/>
          <w:sz w:val="24"/>
          <w:szCs w:val="24"/>
        </w:rPr>
        <w:lastRenderedPageBreak/>
        <w:t>Cerrado, Transmexican Volcanic Belt, Sierra Madre Oriental and Caatinga provinces (&lt; 4%). Again provinces with the lowest number of species and records had 0% poorly sampled grid cells (Chapada Diamantina, Puerto Rico, Comechingones, Galapagos Islands and Atacama provinces).</w:t>
      </w:r>
    </w:p>
    <w:p w14:paraId="1EEA5812" w14:textId="77777777" w:rsidR="00CF4241" w:rsidRPr="00720963" w:rsidRDefault="00000000">
      <w:pPr>
        <w:pStyle w:val="Heading2"/>
      </w:pPr>
      <w:bookmarkStart w:id="74" w:name="_heading=h.xs0ptlap1tji" w:colFirst="0" w:colLast="0"/>
      <w:bookmarkEnd w:id="74"/>
      <w:r w:rsidRPr="00720963">
        <w:t>2. Comparison of biodiversity shortfalls among families</w:t>
      </w:r>
    </w:p>
    <w:p w14:paraId="1F415B3F" w14:textId="77777777" w:rsidR="00CF4241" w:rsidRPr="00720963" w:rsidRDefault="00000000">
      <w:pPr>
        <w:pBdr>
          <w:top w:val="nil"/>
          <w:left w:val="nil"/>
          <w:bottom w:val="nil"/>
          <w:right w:val="nil"/>
          <w:between w:val="nil"/>
        </w:pBdr>
        <w:jc w:val="left"/>
        <w:rPr>
          <w:rFonts w:ascii="Times New Roman" w:eastAsia="Times New Roman" w:hAnsi="Times New Roman" w:cs="Times New Roman"/>
          <w:sz w:val="24"/>
          <w:szCs w:val="24"/>
        </w:rPr>
      </w:pPr>
      <w:del w:id="75" w:author="Maria Carmona-Higuita" w:date="2026-08-06T00:00:00Z">
        <w:r w:rsidRPr="00720963">
          <w:rPr>
            <w:rFonts w:ascii="Times New Roman" w:eastAsia="Times New Roman" w:hAnsi="Times New Roman" w:cs="Times New Roman"/>
            <w:sz w:val="24"/>
            <w:szCs w:val="24"/>
          </w:rPr>
          <w:delText xml:space="preserve">On average, the Orchidaceae family had an average of 140 species recorded per cell, while Bromeliaceae, Araceae, Piperaceae, and Polypodiaceae had much lower species numbers on average, ranging between 24 and 34 species per grid cell. </w:delText>
        </w:r>
      </w:del>
      <w:del w:id="76" w:author="Maria Carmona-Higuita" w:date="2026-08-05T00:00:00Z">
        <w:r w:rsidRPr="00720963">
          <w:rPr>
            <w:rFonts w:ascii="Times New Roman" w:eastAsia="Times New Roman" w:hAnsi="Times New Roman" w:cs="Times New Roman"/>
            <w:sz w:val="24"/>
            <w:szCs w:val="24"/>
          </w:rPr>
          <w:delText>Taxonomic shortfalls vary among families</w:delText>
        </w:r>
      </w:del>
      <w:ins w:id="77" w:author="Maria Carmona-Higuita" w:date="2026-08-05T00:00:00Z">
        <w:r w:rsidRPr="00720963">
          <w:rPr>
            <w:rFonts w:ascii="Times New Roman" w:eastAsia="Times New Roman" w:hAnsi="Times New Roman" w:cs="Times New Roman"/>
            <w:sz w:val="24"/>
            <w:szCs w:val="24"/>
          </w:rPr>
          <w:t xml:space="preserve">Sampling completeness (slope-based proxy) varied among families. </w:t>
        </w:r>
      </w:ins>
      <w:del w:id="78" w:author="Maria Carmona-Higuita" w:date="2026-08-06T00:00:00Z">
        <w:r w:rsidRPr="00720963">
          <w:rPr>
            <w:rFonts w:ascii="Times New Roman" w:eastAsia="Times New Roman" w:hAnsi="Times New Roman" w:cs="Times New Roman"/>
            <w:sz w:val="24"/>
            <w:szCs w:val="24"/>
          </w:rPr>
          <w:delText xml:space="preserve">. Bromeliaceae (16.7%) and Araceae (16.6%) had the highest percentages of poorly sampled </w:delText>
        </w:r>
      </w:del>
      <w:del w:id="79" w:author="Maria Carmona-Higuita" w:date="2026-08-05T00:00:00Z">
        <w:r w:rsidRPr="00720963">
          <w:rPr>
            <w:rFonts w:ascii="Times New Roman" w:eastAsia="Times New Roman" w:hAnsi="Times New Roman" w:cs="Times New Roman"/>
            <w:sz w:val="24"/>
            <w:szCs w:val="24"/>
          </w:rPr>
          <w:delText>species</w:delText>
        </w:r>
      </w:del>
      <w:del w:id="81" w:author="Maria Carmona-Higuita" w:date="2026-08-06T00:00:00Z">
        <w:r w:rsidRPr="00720963">
          <w:rPr>
            <w:rFonts w:ascii="Times New Roman" w:eastAsia="Times New Roman" w:hAnsi="Times New Roman" w:cs="Times New Roman"/>
            <w:sz w:val="24"/>
            <w:szCs w:val="24"/>
          </w:rPr>
          <w:delText xml:space="preserve">, while Orchidaceae (3.8%) had the lowest, followed by Piperaceae (9.8%) and Polypodiaceae (12.4%). For well-sampled grid-cells </w:delText>
        </w:r>
      </w:del>
      <w:del w:id="82" w:author="Maria Carmona-Higuita" w:date="2026-08-05T00:00:00Z">
        <w:r w:rsidRPr="00720963">
          <w:rPr>
            <w:rFonts w:ascii="Times New Roman" w:eastAsia="Times New Roman" w:hAnsi="Times New Roman" w:cs="Times New Roman"/>
            <w:sz w:val="24"/>
            <w:szCs w:val="24"/>
          </w:rPr>
          <w:delText>in terms of taxonomic shortfall</w:delText>
        </w:r>
      </w:del>
      <w:del w:id="84" w:author="Maria Carmona-Higuita" w:date="2026-08-06T00:00:00Z">
        <w:r w:rsidRPr="00720963">
          <w:rPr>
            <w:rFonts w:ascii="Times New Roman" w:eastAsia="Times New Roman" w:hAnsi="Times New Roman" w:cs="Times New Roman"/>
            <w:sz w:val="24"/>
            <w:szCs w:val="24"/>
          </w:rPr>
          <w:delText>, Orchidaceae had the highest percentage (19.5%), followed by Polypodiaceae (8.7%), Piperaceae (6.2%), Bromeliaceae (5.7%), and Araceae (3.5%). Most grid cells across families remain in the fairly sampled category, ranging from 76.6% in Orchidaceae to 84% in Piperaceae, indicating moderate species discovery potential (Figure 2).</w:delText>
        </w:r>
      </w:del>
      <w:ins w:id="85" w:author="Maria Carmona-Higuita" w:date="2026-08-06T00:00:00Z">
        <w:r w:rsidRPr="00720963">
          <w:rPr>
            <w:rFonts w:ascii="Times New Roman" w:hAnsi="Times New Roman" w:cs="Times New Roman"/>
            <w:sz w:val="24"/>
            <w:szCs w:val="24"/>
          </w:rPr>
          <w:t>Orchidaceae showed the highest mean species richness per grid cell (~140 species) and the highest proportion of well-sampled cells under the slope-based proxy (19.5%), while Bromeliaceae (16.7%) and Araceae (16.6%) had the highest proportions of poorly sampled cells. Most grid cells across all families remained in the fairly sampled category (76.6–84%; Figure 2).</w:t>
        </w:r>
      </w:ins>
    </w:p>
    <w:p w14:paraId="295635E9" w14:textId="77777777" w:rsidR="00CF4241" w:rsidRPr="00720963" w:rsidRDefault="00000000">
      <w:pPr>
        <w:pBdr>
          <w:top w:val="nil"/>
          <w:left w:val="nil"/>
          <w:bottom w:val="nil"/>
          <w:right w:val="nil"/>
          <w:between w:val="nil"/>
        </w:pBdr>
        <w:ind w:firstLine="720"/>
        <w:jc w:val="left"/>
        <w:rPr>
          <w:rFonts w:ascii="Times New Roman" w:eastAsia="Times New Roman" w:hAnsi="Times New Roman" w:cs="Times New Roman"/>
          <w:sz w:val="24"/>
          <w:szCs w:val="24"/>
        </w:rPr>
      </w:pPr>
      <w:del w:id="86" w:author="Maria Carmona-Higuita" w:date="2026-08-05T00:00:00Z">
        <w:r w:rsidRPr="00720963">
          <w:rPr>
            <w:rFonts w:ascii="Times New Roman" w:eastAsia="Times New Roman" w:hAnsi="Times New Roman" w:cs="Times New Roman"/>
            <w:sz w:val="24"/>
            <w:szCs w:val="24"/>
          </w:rPr>
          <w:lastRenderedPageBreak/>
          <w:delText>Regarding geographic shortfall</w:delText>
        </w:r>
      </w:del>
      <w:del w:id="88" w:author="Maria Carmona-Higuita" w:date="2026-08-06T00:00:00Z">
        <w:r w:rsidRPr="00720963">
          <w:rPr>
            <w:rFonts w:ascii="Times New Roman" w:eastAsia="Times New Roman" w:hAnsi="Times New Roman" w:cs="Times New Roman"/>
            <w:sz w:val="24"/>
            <w:szCs w:val="24"/>
          </w:rPr>
          <w:delText>, well-sampled cells were rare among families. Poorly-sampled grid cells were most frequent for Orchidaceae (17.6%) and least frequent for Araceae (2.4%), while Araceae and Bromeliaceae had the highest proportion of well-sampled grid cells (0.13%), while Orchidaceae had the lowest (0.03%). The proportion of fairly-sampled cells was generally high across all families, ranging from 82.4% for Orchidaceae to 97.5% for Araceae (Figures 3).</w:delText>
        </w:r>
      </w:del>
      <w:ins w:id="89" w:author="Maria Carmona-Higuita" w:date="2026-08-06T00:00:00Z">
        <w:r w:rsidRPr="00720963">
          <w:rPr>
            <w:rFonts w:ascii="Times New Roman" w:hAnsi="Times New Roman" w:cs="Times New Roman"/>
            <w:sz w:val="24"/>
            <w:szCs w:val="24"/>
          </w:rPr>
          <w:t>Under the completeness and R/S ratio proxy, well-sampled cells were rare across all families (&lt;0.15%). Orchidaceae showed the highest proportion of poorly sampled cells (17.6%), whereas Araceae had the lowest (2.4%); the proportion of fairly sampled cells exceeded 80% across all families (Figure 3).</w:t>
        </w:r>
      </w:ins>
    </w:p>
    <w:p w14:paraId="6B5F040F" w14:textId="77777777" w:rsidR="00CF4241" w:rsidRPr="00720963" w:rsidRDefault="00000000">
      <w:pPr>
        <w:ind w:firstLine="720"/>
        <w:jc w:val="left"/>
        <w:rPr>
          <w:rFonts w:ascii="Times New Roman" w:eastAsia="Times New Roman" w:hAnsi="Times New Roman" w:cs="Times New Roman"/>
          <w:sz w:val="24"/>
          <w:szCs w:val="24"/>
        </w:rPr>
      </w:pPr>
      <w:ins w:id="90" w:author="Maria Carmona-Higuita" w:date="2026-08-06T00:00:00Z">
        <w:r w:rsidRPr="00720963">
          <w:rPr>
            <w:rFonts w:ascii="Times New Roman" w:hAnsi="Times New Roman" w:cs="Times New Roman"/>
            <w:sz w:val="24"/>
            <w:szCs w:val="24"/>
          </w:rPr>
          <w:t xml:space="preserve">A limitation of the data is its incomplete representation of the true biodiversity, as only about 25% of the records from Carmona-Higuita et al. (2023) passed the cleaning process, with many lacking geographic coordinates, which limits their use in spatial analyses. Moreover, 40% of the data comes from GBIF, a source known to contain inaccuracies (Zizka et al., 2020) that may result in overestimated species richness (Maldonado et al., 2015). While we made efforts to access as much unpublished data and grey literature as possible, digital accessibility remains a critical barrier, with over two-fifths of botanical resources remaining digitally undiscoverable (Nicolson et al., 2023), often due to structural inequalities in scientific research (de Lima et al., 2022). Additionally, explorations in undersampled regions are increasingly difficult due to high deforestation rates, which outpace the description of new species (Gasper et al., 2016). This situation underscores the need for data mobilization from regional and smaller herbaria, which often contain locally collected specimens absent from larger international collections (Delves et al., 2024; Haque et al., 2020). Investment in the curation and mobilization of herbarium </w:t>
        </w:r>
        <w:r w:rsidRPr="00720963">
          <w:rPr>
            <w:rFonts w:ascii="Times New Roman" w:hAnsi="Times New Roman" w:cs="Times New Roman"/>
            <w:sz w:val="24"/>
            <w:szCs w:val="24"/>
          </w:rPr>
          <w:lastRenderedPageBreak/>
          <w:t>specimens has proven more efficient than fieldwork in generating new data (Vargas et al., 2024). Enhancing the role of regional herbaria, botanical gardens, and local communities in conservation is a promising approach (Perez et al., 2019; Vitt et al., 2023). Collaborative initiatives, such as the Rede Brasileira de Herbários and the Colombian National Herbarium, have demonstrated how decentralized collections, when integrated into global databases like GBIF, can significantly expand our understanding of biodiversity (Heberling et al., 2021; Soberón &amp; Peterson, 2009).</w:t>
        </w:r>
      </w:ins>
    </w:p>
    <w:p w14:paraId="372B9A2D" w14:textId="77777777" w:rsidR="00CF4241" w:rsidRPr="00720963" w:rsidRDefault="00000000">
      <w:pPr>
        <w:pStyle w:val="Heading2"/>
      </w:pPr>
      <w:bookmarkStart w:id="91" w:name="_heading=h.q8eq2z4703fm" w:colFirst="0" w:colLast="0"/>
      <w:bookmarkEnd w:id="91"/>
      <w:del w:id="92" w:author="Maria Carmona-Higuita" w:date="2026-08-06T00:00:00Z">
        <w:r w:rsidRPr="00720963">
          <w:delText>3. Hot- and Coldspots of biodiversity shortfalls</w:delText>
        </w:r>
      </w:del>
    </w:p>
    <w:p w14:paraId="1EC68B63" w14:textId="77777777" w:rsidR="00CF4241" w:rsidRPr="00720963" w:rsidRDefault="00000000">
      <w:pPr>
        <w:pBdr>
          <w:top w:val="nil"/>
          <w:left w:val="nil"/>
          <w:bottom w:val="nil"/>
          <w:right w:val="nil"/>
          <w:between w:val="nil"/>
        </w:pBdr>
        <w:ind w:firstLine="720"/>
        <w:jc w:val="left"/>
        <w:rPr>
          <w:rFonts w:ascii="Times New Roman" w:eastAsia="Times New Roman" w:hAnsi="Times New Roman" w:cs="Times New Roman"/>
          <w:color w:val="000000"/>
          <w:sz w:val="24"/>
          <w:szCs w:val="24"/>
        </w:rPr>
      </w:pPr>
      <w:del w:id="93" w:author="Maria Carmona-Higuita" w:date="2026-08-06T00:00:00Z">
        <w:r w:rsidRPr="00720963">
          <w:rPr>
            <w:rFonts w:ascii="Times New Roman" w:hAnsi="Times New Roman" w:cs="Times New Roman"/>
            <w:sz w:val="24"/>
            <w:szCs w:val="24"/>
          </w:rPr>
          <w:delText xml:space="preserve">Biodiversity shortfall hotspots are concentrated in several key regions, including the Mountainous Region of Mexico (with the Trans-Mexican Volcanic Belt, Balsas Basin, Veracruz, Sierra Madre del Sur, and Chiapas Highlands provinces), hotspots are found across diverse ecosystems such as the volcanic zones, semi-arid areas, and mountain ranges. In the Central American region (including the Pacific Lowlands, Guatuso-Talamanca, and Puntarenas-Chiriquí provinces), hotspots are located along the Pacific coastal strip and in mountainous regions of Costa Rica and western Panama. The Amazonian and surrounding region (including the Napo and Rondonia provinces) contains biodiversity-rich areas of the Ecuadorian Amazon, Colombia, Peru, Brazil, and Bolivia. In the Atlantic region of South America (including the Atlantic, Caatinga, Cerrado, and Chapada Diamantina provinces), hotspots span coastal ecosystems, semi-arid ecoregions, tropical savannas, and mountainous areas within the Cerrado. Finally, in the Southern Cone (including the Puna, Araucaria Forest, Chaco, Paranaense Forest, and Iberá Wetlands provinces), hotspots are found in high Andean regions, dry areas, Atlantic Forests, and </w:delText>
        </w:r>
        <w:r w:rsidRPr="00720963">
          <w:rPr>
            <w:rFonts w:ascii="Times New Roman" w:hAnsi="Times New Roman" w:cs="Times New Roman"/>
            <w:sz w:val="24"/>
            <w:szCs w:val="24"/>
          </w:rPr>
          <w:lastRenderedPageBreak/>
          <w:delText>wetlands stretching across Argentina, Bolivia, Brazil, Paraguay, and Chile (Figure 4).</w:delText>
        </w:r>
      </w:del>
      <w:ins w:id="94" w:author="Maria Carmona-Higuita" w:date="2026-08-06T00:00:00Z">
        <w:r w:rsidRPr="00720963">
          <w:rPr>
            <w:rFonts w:ascii="Times New Roman" w:hAnsi="Times New Roman" w:cs="Times New Roman"/>
            <w:sz w:val="24"/>
            <w:szCs w:val="24"/>
          </w:rPr>
          <w:t>Spatial clustering of sampling effort (Gi* statistic) is presented in Appendix S5 (Supporting Information).</w:t>
        </w:r>
      </w:ins>
    </w:p>
    <w:p w14:paraId="01F31AD1" w14:textId="77777777" w:rsidR="00CF4241" w:rsidRPr="00720963" w:rsidRDefault="00000000">
      <w:pPr>
        <w:pStyle w:val="Heading1"/>
      </w:pPr>
      <w:bookmarkStart w:id="95" w:name="_heading=h.yr29fd5758yh" w:colFirst="0" w:colLast="0"/>
      <w:bookmarkEnd w:id="95"/>
      <w:r w:rsidRPr="00720963">
        <w:t>DISCUSSION</w:t>
      </w:r>
    </w:p>
    <w:p w14:paraId="665871C8" w14:textId="77777777" w:rsidR="00CF4241" w:rsidRPr="00720963" w:rsidRDefault="00000000">
      <w:pPr>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This study documented the gaps in the available occurrence information of vascular epiphytes (VE) across the Neotropics, with </w:t>
      </w:r>
      <w:del w:id="96" w:author="Maria Carmona-Higuita" w:date="2026-08-05T00:00:00Z">
        <w:r w:rsidRPr="00720963">
          <w:rPr>
            <w:rFonts w:ascii="Times New Roman" w:eastAsia="Times New Roman" w:hAnsi="Times New Roman" w:cs="Times New Roman"/>
            <w:sz w:val="24"/>
            <w:szCs w:val="24"/>
          </w:rPr>
          <w:delText>both taxonomic and geographic gaps being widespread</w:delText>
        </w:r>
      </w:del>
      <w:ins w:id="97" w:author="Maria Carmona-Higuita" w:date="2026-08-05T00:00:00Z">
        <w:r w:rsidRPr="00720963">
          <w:rPr>
            <w:rFonts w:ascii="Times New Roman" w:eastAsia="Times New Roman" w:hAnsi="Times New Roman" w:cs="Times New Roman"/>
            <w:sz w:val="24"/>
            <w:szCs w:val="24"/>
          </w:rPr>
          <w:t>widespread distributional knowledge gaps (Wallacean shortfall)</w:t>
        </w:r>
      </w:ins>
      <w:r>
        <w:rPr>
          <w:rFonts w:ascii="Times New Roman" w:eastAsia="Times New Roman" w:hAnsi="Times New Roman" w:cs="Times New Roman"/>
          <w:sz w:val="24"/>
          <w:szCs w:val="24"/>
        </w:rPr>
        <w:t xml:space="preserve">. </w:t>
      </w:r>
      <w:del w:id="938" w:author="Copyeditor" w:date="2026-08-06T00:00:00Z">
        <w:r>
          <w:rPr>
            <w:rFonts w:ascii="Times New Roman" w:eastAsia="Times New Roman" w:hAnsi="Times New Roman" w:cs="Times New Roman"/>
            <w:sz w:val="24"/>
            <w:szCs w:val="24"/>
          </w:rPr>
          <w:delText xml:space="preserve">WE found</w:delText>
        </w:r>
      </w:del>
      <w:ins w:id="939" w:author="Copyeditor" w:date="2026-08-06T00:00:00Z">
        <w:r>
          <w:rPr>
            <w:rFonts w:ascii="Times New Roman" w:eastAsia="Times New Roman" w:hAnsi="Times New Roman" w:cs="Times New Roman"/>
            <w:sz w:val="24"/>
            <w:szCs w:val="24"/>
          </w:rPr>
          <w:t xml:space="preserve">We found</w:t>
        </w:r>
      </w:ins>
      <w:r>
        <w:rPr>
          <w:rFonts w:ascii="Times New Roman" w:eastAsia="Times New Roman" w:hAnsi="Times New Roman" w:cs="Times New Roman"/>
          <w:sz w:val="24"/>
          <w:szCs w:val="24"/>
        </w:rPr>
        <w:t xml:space="preserve"> 51.8% of grid cells to contain georeferenced records, and 40.6% of species with more than 10 records in total, highlighting the need for data collection and mobilization. The results indicate the lowest number of records in key biodiversity regions, particularly in the Xingu-Tapajós and Cerrado provinces of Brazil, as well as in the Savanna province (Los Llanos) and the Southern Neotropics (Atacama, Cuyan, and Monte). </w:t>
      </w:r>
      <w:del w:id="98" w:author="Maria Carmona-Higuita" w:date="2026-08-05T00:00:00Z">
        <w:r w:rsidRPr="00720963">
          <w:rPr>
            <w:rFonts w:ascii="Times New Roman" w:eastAsia="Times New Roman" w:hAnsi="Times New Roman" w:cs="Times New Roman"/>
            <w:sz w:val="24"/>
            <w:szCs w:val="24"/>
          </w:rPr>
          <w:delText>Taxonomic shortfalls were most pronounced</w:delText>
        </w:r>
      </w:del>
      <w:ins w:id="99" w:author="Maria Carmona-Higuita" w:date="2026-08-05T00:00:00Z">
        <w:r w:rsidRPr="00720963">
          <w:rPr>
            <w:rFonts w:ascii="Times New Roman" w:eastAsia="Times New Roman" w:hAnsi="Times New Roman" w:cs="Times New Roman"/>
            <w:sz w:val="24"/>
            <w:szCs w:val="24"/>
          </w:rPr>
          <w:t>Sampling deficiency (slope-based proxy) was most pronounced</w:t>
        </w:r>
      </w:ins>
      <w:r w:rsidRPr="00720963">
        <w:rPr>
          <w:rFonts w:ascii="Times New Roman" w:eastAsia="Times New Roman" w:hAnsi="Times New Roman" w:cs="Times New Roman"/>
          <w:sz w:val="24"/>
          <w:szCs w:val="24"/>
        </w:rPr>
        <w:t xml:space="preserve"> in Mexico (Sierra Madre Oriental and Transmexican Volcanic Belt), the Caribbean and Central America (Puerto Rico, Guatuso-Talamanca, Puntarenas-Chiriquí), and parts of South America, including Comechingones, Chapada Diamantina, and the Cauca province in Colombia. </w:t>
      </w:r>
      <w:del w:id="100" w:author="Maria Carmona-Higuita" w:date="2026-08-05T00:00:00Z">
        <w:r w:rsidRPr="00720963">
          <w:rPr>
            <w:rFonts w:ascii="Times New Roman" w:eastAsia="Times New Roman" w:hAnsi="Times New Roman" w:cs="Times New Roman"/>
            <w:sz w:val="24"/>
            <w:szCs w:val="24"/>
          </w:rPr>
          <w:delText>Geographic shortfalls were widespread, with the largest deficits</w:delText>
        </w:r>
      </w:del>
      <w:ins w:id="101" w:author="Maria Carmona-Higuita" w:date="2026-08-05T00:00:00Z">
        <w:r w:rsidRPr="00720963">
          <w:rPr>
            <w:rFonts w:ascii="Times New Roman" w:eastAsia="Times New Roman" w:hAnsi="Times New Roman" w:cs="Times New Roman"/>
            <w:sz w:val="24"/>
            <w:szCs w:val="24"/>
          </w:rPr>
          <w:t>Wallacean shortfalls based on completeness and R/S ratio were widespread, with the largest deficits</w:t>
        </w:r>
      </w:ins>
      <w:r w:rsidRPr="00720963">
        <w:rPr>
          <w:rFonts w:ascii="Times New Roman" w:eastAsia="Times New Roman" w:hAnsi="Times New Roman" w:cs="Times New Roman"/>
          <w:sz w:val="24"/>
          <w:szCs w:val="24"/>
        </w:rPr>
        <w:t xml:space="preserve"> in Venezuelan, Puntarenas-Chiriquí, Cauca, Western Ecuador, and Lesser Antilles provinces. </w:t>
      </w:r>
      <w:del w:id="102" w:author="Maria Carmona-Higuita" w:date="2026-08-06T00:00:00Z">
        <w:r w:rsidRPr="00720963">
          <w:rPr>
            <w:rFonts w:ascii="Times New Roman" w:hAnsi="Times New Roman" w:cs="Times New Roman"/>
            <w:sz w:val="24"/>
            <w:szCs w:val="24"/>
          </w:rPr>
          <w:delText>Additionally, Caatinga, Atlantic Forest, and Araucaria Forest provinces emerged as hotspots of biodiversity shortfalls, showing significant data deficiencies despite their high species richness.</w:delText>
        </w:r>
      </w:del>
      <w:ins w:id="103" w:author="Maria Carmona-Higuita" w:date="2026-08-06T00:00:00Z">
        <w:r w:rsidRPr="00720963">
          <w:rPr>
            <w:rFonts w:ascii="Times New Roman" w:hAnsi="Times New Roman" w:cs="Times New Roman"/>
            <w:sz w:val="24"/>
            <w:szCs w:val="24"/>
          </w:rPr>
          <w:t xml:space="preserve">Additionally, Caatinga, Atlantic Forest, and Araucaria Forest </w:t>
        </w:r>
        <w:r w:rsidRPr="00720963">
          <w:rPr>
            <w:rFonts w:ascii="Times New Roman" w:hAnsi="Times New Roman" w:cs="Times New Roman"/>
            <w:sz w:val="24"/>
            <w:szCs w:val="24"/>
          </w:rPr>
          <w:lastRenderedPageBreak/>
          <w:t>provinces show significant data deficiencies despite their high species richness, making them high-priority areas for targeted sampling efforts.</w:t>
        </w:r>
      </w:ins>
    </w:p>
    <w:p w14:paraId="6A11E5CA" w14:textId="77777777" w:rsidR="00CF4241" w:rsidRPr="00720963" w:rsidRDefault="00000000">
      <w:pPr>
        <w:ind w:firstLine="720"/>
        <w:jc w:val="left"/>
        <w:rPr>
          <w:rFonts w:ascii="Times New Roman" w:eastAsia="Times New Roman" w:hAnsi="Times New Roman" w:cs="Times New Roman"/>
          <w:sz w:val="24"/>
          <w:szCs w:val="24"/>
        </w:rPr>
      </w:pPr>
      <w:del w:id="104" w:author="Maria Carmona-Higuita" w:date="2026-08-06T00:00:00Z">
        <w:r w:rsidRPr="00720963">
          <w:rPr>
            <w:rFonts w:ascii="Times New Roman" w:eastAsia="Times New Roman" w:hAnsi="Times New Roman" w:cs="Times New Roman"/>
            <w:sz w:val="24"/>
            <w:szCs w:val="24"/>
          </w:rPr>
          <w:delText>A limitation of the data is its incomplete representation of the true biodiversity, as only about 25% of the records from Carmona-Higuita et al. (2023) passed the cleaning process, with many lacking geographic coordinates, which limits their use in spatial analyses. Moreover, 40% of the data comes from GBIF, a source known to contain inaccuracies (Zizka et al., 2020) that may result in overestimated species richness (Maldonado et al., 2015). While we made efforts to access as much unpublished data and grey literature as possible, digital accessibility remains a critical barrier, with over two-fifths of botanical resources remaining digitally undiscoverable (Nicolson et al., 2023), often due to structural inequalities in scientific research (de Lima et al., 2022). Additionally, explorations in undersampled regions are increasingly difficult due to high deforestation rates, which outpace the description of new species (Gasper et al., 2016). This situation underscores the need for data mobilization from regional and smaller herbaria, which often contain locally collected specimens absent from larger international collections (Delves et al., 2024; Haque et al., 2020). Investment in the curation and mobilization of herbarium specimens has proven more efficient than fieldwork in generating new data (Vargas et al., 2024). Enhancing the role of regional herbaria, botanical gardens, and local communities in conservation is a promising approach (Perez et al., 2019; Vitt et al., 2023). Collaborative initiatives, such as the Rede Brasileira de Herbários and the Colombian National Herbarium, have demonstrated how decentralized collections, when integrated into global databases like GBIF, can significantly expand our understanding of biodiversity (Heberling et al., 2021; Soberón &amp; Peterson, 2009).</w:delText>
        </w:r>
      </w:del>
    </w:p>
    <w:p w14:paraId="4BA968F3"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Regions with the highest occurrence of epiphytes, such as the Mexican Transition Zone, Cauca, Paramo, and </w:t>
      </w:r>
      <w:del w:id="105" w:author="Maria Carmona-Higuita" w:date="2026-08-06T00:00:00Z">
        <w:r w:rsidRPr="00720963">
          <w:rPr>
            <w:rFonts w:ascii="Times New Roman" w:hAnsi="Times New Roman" w:cs="Times New Roman"/>
            <w:sz w:val="24"/>
            <w:szCs w:val="24"/>
          </w:rPr>
          <w:delText>Atlantic Forest provinces together</w:delText>
        </w:r>
      </w:del>
      <w:ins w:id="106" w:author="Maria Carmona-Higuita" w:date="2026-08-06T00:00:00Z">
        <w:r w:rsidRPr="00720963">
          <w:rPr>
            <w:rFonts w:ascii="Times New Roman" w:hAnsi="Times New Roman" w:cs="Times New Roman"/>
            <w:sz w:val="24"/>
            <w:szCs w:val="24"/>
          </w:rPr>
          <w:t>Atlantic Forest provinces (Figure 4) together</w:t>
        </w:r>
      </w:ins>
      <w:r w:rsidRPr="00720963">
        <w:rPr>
          <w:rFonts w:ascii="Times New Roman" w:hAnsi="Times New Roman" w:cs="Times New Roman"/>
          <w:sz w:val="24"/>
          <w:szCs w:val="24"/>
        </w:rPr>
        <w:t xml:space="preserve"> with the Mesoamerican Dominion, overlap with areas historically prioritized for botanical surveys. These regions have been better sampled and have higher species richness, as noted by previous studies (Araujo et al., 2022; Araujo &amp; Ramos, 2021; Ramírez‐Barahona et al., 2023). </w:t>
      </w:r>
      <w:del w:id="107" w:author="Maria Carmona-Higuita" w:date="2026-08-06T00:00:00Z">
        <w:r w:rsidRPr="00720963">
          <w:rPr>
            <w:rFonts w:ascii="Times New Roman" w:hAnsi="Times New Roman" w:cs="Times New Roman"/>
            <w:sz w:val="24"/>
            <w:szCs w:val="24"/>
          </w:rPr>
          <w:delText>This pattern highlights how historical research priorities and accessibility have skewed the knowledge of species distributions.</w:delText>
        </w:r>
      </w:del>
      <w:ins w:id="108" w:author="Maria Carmona-Higuita" w:date="2026-08-06T00:00:00Z">
        <w:r w:rsidRPr="00720963">
          <w:rPr>
            <w:rFonts w:ascii="Times New Roman" w:hAnsi="Times New Roman" w:cs="Times New Roman"/>
            <w:sz w:val="24"/>
            <w:szCs w:val="24"/>
          </w:rPr>
          <w:t>This pattern highlights how historical research priorities and accessibility have skewed the knowledge of species distributions (Gentry &amp; Dodson, 1987; Meyer et al., 2016).</w:t>
        </w:r>
      </w:ins>
      <w:r w:rsidRPr="00720963">
        <w:rPr>
          <w:rFonts w:ascii="Times New Roman" w:hAnsi="Times New Roman" w:cs="Times New Roman"/>
          <w:sz w:val="24"/>
          <w:szCs w:val="24"/>
        </w:rPr>
        <w:t xml:space="preserve"> While tree and shrub inventories tend to be biased toward areas with greater accessibility, such as near roads, research stations, and protected areas (Feeley &amp; Silman, 2011; Tobler et al., 2007, Zizka et al., 2021), epiphyte data are further constrained by their canopy-dependent habit, and their three-dimensional distribution in the tree (Zotz, 2016), which makes their collection inherently more challenging than terrestrial species.</w:t>
      </w:r>
    </w:p>
    <w:p w14:paraId="3D2C01B4" w14:textId="77777777" w:rsidR="00CF4241" w:rsidRPr="00720963" w:rsidRDefault="00000000">
      <w:pPr>
        <w:ind w:firstLine="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most grid cells had moderate to good sampling completeness, these were often the ones with fewer records. This is likely due to the overall scarcity of data. </w:t>
      </w:r>
      <w:del w:id="940" w:author="Copyeditor" w:date="2026-08-06T00:00:00Z">
        <w:r>
          <w:rPr>
            <w:rFonts w:ascii="Times New Roman" w:eastAsia="Times New Roman" w:hAnsi="Times New Roman" w:cs="Times New Roman"/>
            <w:sz w:val="24"/>
            <w:szCs w:val="24"/>
          </w:rPr>
          <w:delText xml:space="preserve">Gaps in data persist in particular in regions</w:delText>
        </w:r>
      </w:del>
      <w:ins w:id="941" w:author="Copyeditor" w:date="2026-08-06T00:00:00Z">
        <w:r>
          <w:rPr>
            <w:rFonts w:ascii="Times New Roman" w:eastAsia="Times New Roman" w:hAnsi="Times New Roman" w:cs="Times New Roman"/>
            <w:sz w:val="24"/>
            <w:szCs w:val="24"/>
          </w:rPr>
          <w:t xml:space="preserve">Data gaps persist particularly in regions</w:t>
        </w:r>
      </w:ins>
      <w:r>
        <w:rPr>
          <w:rFonts w:ascii="Times New Roman" w:eastAsia="Times New Roman" w:hAnsi="Times New Roman" w:cs="Times New Roman"/>
          <w:sz w:val="24"/>
          <w:szCs w:val="24"/>
        </w:rPr>
        <w:t xml:space="preserve"> where fragmented habitats and limited infrastructure impede data collection (Roy et al., 2017; Sobral-Souza et al., 2021), such as the Xingu-Tapajós and Cerrado in northwestern Brazil, the Savanna province (Los Llanos, Venezuela and Colombia), and the Southern Neotropics (Atacama, Cuyan, and Monte). Similarly, the ruggedness of some regions limits sampling, </w:t>
      </w:r>
      <w:del w:id="942" w:author="Copyeditor" w:date="2026-08-06T00:00:00Z">
        <w:r>
          <w:rPr>
            <w:rFonts w:ascii="Times New Roman" w:eastAsia="Times New Roman" w:hAnsi="Times New Roman" w:cs="Times New Roman"/>
            <w:sz w:val="24"/>
            <w:szCs w:val="24"/>
          </w:rPr>
          <w:delText xml:space="preserve">as, for instance in the Madeira</w:delText>
        </w:r>
      </w:del>
      <w:ins w:id="943" w:author="Copyeditor" w:date="2026-08-06T00:00:00Z">
        <w:r>
          <w:rPr>
            <w:rFonts w:ascii="Times New Roman" w:eastAsia="Times New Roman" w:hAnsi="Times New Roman" w:cs="Times New Roman"/>
            <w:sz w:val="24"/>
            <w:szCs w:val="24"/>
          </w:rPr>
          <w:t xml:space="preserve">as in the Madeira</w:t>
        </w:r>
      </w:ins>
      <w:r>
        <w:rPr>
          <w:rFonts w:ascii="Times New Roman" w:eastAsia="Times New Roman" w:hAnsi="Times New Roman" w:cs="Times New Roman"/>
          <w:sz w:val="24"/>
          <w:szCs w:val="24"/>
        </w:rPr>
        <w:t xml:space="preserve">, Xingu, and Tapajós basins within Amazonia, which have been pointed out as difficult for data collection before (Oliveira et al., 2016; Quaresma et al., 2022; Stropp et al., 2016). This area, part of Brazil's "Arc of Deforestation," has </w:t>
      </w:r>
      <w:r w:rsidRPr="00720963">
        <w:rPr>
          <w:rFonts w:ascii="Times New Roman" w:eastAsia="Times New Roman" w:hAnsi="Times New Roman" w:cs="Times New Roman"/>
          <w:sz w:val="24"/>
          <w:szCs w:val="24"/>
        </w:rPr>
        <w:lastRenderedPageBreak/>
        <w:t xml:space="preserve">experienced extensive deforestation, rendering prior records obsolete and exacerbating knowledge gaps (Escribano et al., 2016). In addition, the impact of deforestation has discouraged further botanical expeditions (Stropp et al., 2020) and contributed to the loss of species. Similarly, regions such as the Cerrado, Caatinga, and Imeri exhibit </w:t>
      </w:r>
      <w:del w:id="109" w:author="Maria Carmona-Higuita" w:date="2026-08-05T00:00:00Z">
        <w:r w:rsidRPr="00720963">
          <w:rPr>
            <w:rFonts w:ascii="Times New Roman" w:eastAsia="Times New Roman" w:hAnsi="Times New Roman" w:cs="Times New Roman"/>
            <w:sz w:val="24"/>
            <w:szCs w:val="24"/>
          </w:rPr>
          <w:delText>both taxonomic and geographic gaps in data</w:delText>
        </w:r>
      </w:del>
      <w:ins w:id="110" w:author="Maria Carmona-Higuita" w:date="2026-08-05T00:00:00Z">
        <w:r w:rsidRPr="00720963">
          <w:rPr>
            <w:rFonts w:ascii="Times New Roman" w:eastAsia="Times New Roman" w:hAnsi="Times New Roman" w:cs="Times New Roman"/>
            <w:sz w:val="24"/>
            <w:szCs w:val="24"/>
          </w:rPr>
          <w:t>both types of distributional knowledge gaps</w:t>
        </w:r>
      </w:ins>
      <w:r w:rsidRPr="00720963">
        <w:rPr>
          <w:rFonts w:ascii="Times New Roman" w:eastAsia="Times New Roman" w:hAnsi="Times New Roman" w:cs="Times New Roman"/>
          <w:sz w:val="24"/>
          <w:szCs w:val="24"/>
        </w:rPr>
        <w:t>, underscoring the logistical challenges and uneven resource allocation that have been documented in previous studies on other plant groups (Hopkins, 2019). This lack of comprehensive data not only affects biodiversity modelling but also undermines conservation efforts, as regions with high potential richness but low documentation are less likely to be prioritized for protection (Feeley, 2015).</w:t>
      </w:r>
    </w:p>
    <w:p w14:paraId="5C4A1E8C"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In terms of sampling quality among the studied epiphyte families, Araceae and Bromeliaceae had the highest </w:t>
      </w:r>
      <w:del w:id="111" w:author="Maria Carmona-Higuita" w:date="2026-08-05T00:00:00Z">
        <w:r w:rsidRPr="00720963">
          <w:rPr>
            <w:rFonts w:ascii="Times New Roman" w:eastAsia="Times New Roman" w:hAnsi="Times New Roman" w:cs="Times New Roman"/>
            <w:sz w:val="24"/>
            <w:szCs w:val="24"/>
          </w:rPr>
          <w:delText>taxonomic shortfall</w:delText>
        </w:r>
      </w:del>
      <w:ins w:id="112" w:author="Maria Carmona-Higuita" w:date="2026-08-05T00:00:00Z">
        <w:r w:rsidRPr="00720963">
          <w:rPr>
            <w:rFonts w:ascii="Times New Roman" w:eastAsia="Times New Roman" w:hAnsi="Times New Roman" w:cs="Times New Roman"/>
            <w:sz w:val="24"/>
            <w:szCs w:val="24"/>
          </w:rPr>
          <w:t>sampling deficiency (slope-based proxy)</w:t>
        </w:r>
      </w:ins>
      <w:r w:rsidRPr="00720963">
        <w:rPr>
          <w:rFonts w:ascii="Times New Roman" w:eastAsia="Times New Roman" w:hAnsi="Times New Roman" w:cs="Times New Roman"/>
          <w:sz w:val="24"/>
          <w:szCs w:val="24"/>
        </w:rPr>
        <w:t xml:space="preserve"> and Orchidaceae had the highest proportion of poorly-sampled grid cells for the </w:t>
      </w:r>
      <w:del w:id="113" w:author="Maria Carmona-Higuita" w:date="2026-08-05T00:00:00Z">
        <w:r w:rsidRPr="00720963">
          <w:rPr>
            <w:rFonts w:ascii="Times New Roman" w:eastAsia="Times New Roman" w:hAnsi="Times New Roman" w:cs="Times New Roman"/>
            <w:sz w:val="24"/>
            <w:szCs w:val="24"/>
          </w:rPr>
          <w:delText>geographic shortfall</w:delText>
        </w:r>
      </w:del>
      <w:ins w:id="114" w:author="Maria Carmona-Higuita" w:date="2026-08-05T00:00:00Z">
        <w:r w:rsidRPr="00720963">
          <w:rPr>
            <w:rFonts w:ascii="Times New Roman" w:eastAsia="Times New Roman" w:hAnsi="Times New Roman" w:cs="Times New Roman"/>
            <w:sz w:val="24"/>
            <w:szCs w:val="24"/>
          </w:rPr>
          <w:t>completeness and R/S ratio proxy</w:t>
        </w:r>
      </w:ins>
      <w:r w:rsidRPr="00720963">
        <w:rPr>
          <w:rFonts w:ascii="Times New Roman" w:eastAsia="Times New Roman" w:hAnsi="Times New Roman" w:cs="Times New Roman"/>
          <w:sz w:val="24"/>
          <w:szCs w:val="24"/>
        </w:rPr>
        <w:t xml:space="preserve">, indicating a marked difference in how well these families are represented across the studied grid cells. This suggests that less represented families appear to be well sampled on average, but the overall taxonomic information available for Orchidaceae is broader, which could be advantageous for understanding its distribution and diversity across a larger spatial extent. The amount of information is particularly high in the charismatic and better represented families such as Orchidaceae and Bromeliaceae, largely due to focused collections (Garcillán &amp; Ezcurra, 2011; ter Steege et al., 2016) and the higher rate of description of new species (Cheek et al., 2020; Luján et al., 2023), nevertheless it frequently has a complex taxonomy (e.g., new name combinations; Schellenberger Costa et al., 2023). Although some epiphyte species grow to large sizes, many are very small and go unnoticed in un-directed </w:t>
      </w:r>
      <w:r w:rsidRPr="00720963">
        <w:rPr>
          <w:rFonts w:ascii="Times New Roman" w:eastAsia="Times New Roman" w:hAnsi="Times New Roman" w:cs="Times New Roman"/>
          <w:sz w:val="24"/>
          <w:szCs w:val="24"/>
        </w:rPr>
        <w:lastRenderedPageBreak/>
        <w:t xml:space="preserve">sampling campaigns (Zotz, 2016). This pattern is especially pronounced in the Neotropics, where high species richness and complex taxonomy contribute to prolonged time lags in species description. For instance, the central Andes (southern Ecuador, Peru, western Bolivia, and northern and central Argentina and Chile) exhibit the longest time lags, while Chocó (western Colombia) has the shortest (Luján et al., 2023). In comparison with other life forms, trees for example also experience taxonomic shortfalls, nevertheless, these are particularly pronounced in epiphytes (Araujo et al., 2022; Araujo &amp; Ramos, 2021) due to the prevalence of cryptic species, high phenotypic plasticity, and reliance on specialists for accurate identification (Lees et al., 2020; Leite et al., 2013; Marin et al., 2008; Zotz, 2016). While trees and shrubs also suffer taxonomic uncertainties, especially in diverse families like Lauraceae and Myrtaceae (Meyer et al., 2016), epiphytes—particularly Orchidaceae—experience some of the highest rates of misidentifications and synonymization due to their intricate floral morphology and complex reproductive strategies (Freudenstein &amp; Chase, 2015). </w:t>
      </w:r>
    </w:p>
    <w:p w14:paraId="2282B7A1" w14:textId="77777777" w:rsidR="00CF4241" w:rsidRPr="00720963" w:rsidRDefault="00000000">
      <w:pPr>
        <w:ind w:firstLine="720"/>
        <w:jc w:val="left"/>
        <w:rPr>
          <w:rFonts w:ascii="Times New Roman" w:eastAsia="Times New Roman" w:hAnsi="Times New Roman" w:cs="Times New Roman"/>
          <w:sz w:val="24"/>
          <w:szCs w:val="24"/>
        </w:rPr>
      </w:pPr>
      <w:ins w:id="115" w:author="Maria Carmona-Higuita" w:date="2026-08-05T00:00:00Z">
        <w:r w:rsidRPr="00720963">
          <w:rPr>
            <w:rFonts w:ascii="Times New Roman" w:eastAsia="Times New Roman" w:hAnsi="Times New Roman" w:cs="Times New Roman"/>
            <w:sz w:val="24"/>
            <w:szCs w:val="24"/>
          </w:rPr>
          <w:t>To contextualise the magnitude of epiphyte data deficits, our results can be compared with recent assessments of tree inventory completeness, which represent a better-sampled plant growth form. Chanachai et al. (2024) assessed global tree species inventory completeness using the Chao1 estimator (C = observed/estimated species richness) for 100 × 100 km sampling units, finding that globally only 18% of sampling units are well-surveyed (C ≥ 0.80), with the lowest completeness concentrated in South America, central Africa and Southeast Asia, and the highest number of unrecorded tree species estimated for tropical South America. Despite methodological differences in spatial resolution and estimators that preclude direct quantitative comparison, the pattern is consistent with our findings: the Neotropics represent one of the most severely under-</w:t>
        </w:r>
        <w:r w:rsidRPr="00720963">
          <w:rPr>
            <w:rFonts w:ascii="Times New Roman" w:eastAsia="Times New Roman" w:hAnsi="Times New Roman" w:cs="Times New Roman"/>
            <w:sz w:val="24"/>
            <w:szCs w:val="24"/>
          </w:rPr>
          <w:lastRenderedPageBreak/>
          <w:t>documented regions globally even for trees, and our results indicate that vascular epiphytes face even greater data deficits — with only 1.1% of 30 arc-minute cells well-sampled using the slope-based proxy, compared to 18% of 100 km cells for trees globally. This gap is consistent with the known under-representation of epiphytes in botanical collections: epiphytic plants are systematically less collected than trees because they require specialised techniques, are absent from standard vegetation plots, and remain taxonomically challenging across most families (Gentry &amp; Dodson, 1987; Mendieta-Leiva et al., 2020; Ramos et al., 2019, 2024). These converging lines of evidence underscore the urgency of targeted epiphyte surveys across tropical South America, where high species diversity, low sampling completeness, and accelerating habitat loss create conditions of both high discovery potential and diminishing sampling opportunity (Chanachai et al., 2024).</w:t>
        </w:r>
      </w:ins>
    </w:p>
    <w:p w14:paraId="0BCB5C01" w14:textId="77777777" w:rsidR="00CF4241" w:rsidRPr="00720963" w:rsidRDefault="00000000">
      <w:pPr>
        <w:ind w:firstLine="720"/>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Furthermore, </w:t>
      </w:r>
      <w:del w:id="116" w:author="Maria Carmona-Higuita" w:date="2026-08-06T00:00:00Z">
        <w:r w:rsidRPr="00720963">
          <w:rPr>
            <w:rFonts w:ascii="Times New Roman" w:hAnsi="Times New Roman" w:cs="Times New Roman"/>
            <w:sz w:val="24"/>
            <w:szCs w:val="24"/>
          </w:rPr>
          <w:delText>epiphytes are disproportionately underrepresented in large repositories, as many collections prioritize more accessible growth forms (Gentry &amp; Dodson, 1987; Prance et al., 2000).</w:delText>
        </w:r>
      </w:del>
      <w:ins w:id="117" w:author="Maria Carmona-Higuita" w:date="2026-08-06T00:00:00Z">
        <w:r w:rsidRPr="00720963">
          <w:rPr>
            <w:rFonts w:ascii="Times New Roman" w:hAnsi="Times New Roman" w:cs="Times New Roman"/>
            <w:sz w:val="24"/>
            <w:szCs w:val="24"/>
          </w:rPr>
          <w:t>tropical plant inventories remain far from complete (Prance et al., 2000), and epiphytes are among the most species-rich yet logistically challenging growth forms to collect, contributing to their underrepresentation in botanical databases (Gentry &amp; Dodson, 1987).</w:t>
        </w:r>
      </w:ins>
      <w:r w:rsidRPr="00720963">
        <w:rPr>
          <w:rFonts w:ascii="Times New Roman" w:hAnsi="Times New Roman" w:cs="Times New Roman"/>
          <w:sz w:val="24"/>
          <w:szCs w:val="24"/>
        </w:rPr>
        <w:t xml:space="preserve"> These patterns underscore the need for more accurate representation and targeted surveys to ensure a more comprehensive understanding of Neotropical plant diversity. </w:t>
      </w:r>
      <w:del w:id="118" w:author="Maria Carmona-Higuita" w:date="2026-08-06T00:00:00Z">
        <w:r w:rsidRPr="00720963">
          <w:rPr>
            <w:rFonts w:ascii="Times New Roman" w:hAnsi="Times New Roman" w:cs="Times New Roman"/>
            <w:sz w:val="24"/>
            <w:szCs w:val="24"/>
          </w:rPr>
          <w:delText xml:space="preserve">The persistent knowledge gaps in epiphyte diversity and distribution, exacerbated by a lack of trained taxonomists and local researchers, underscore the urgent need for investments in botanical education, capacity building, and collaborations between taxonomists, field botanists, and conservationists while emphasizing the importance of broadening sampling efforts to other epiphyte families and integrating </w:delText>
        </w:r>
        <w:r w:rsidRPr="00720963">
          <w:rPr>
            <w:rFonts w:ascii="Times New Roman" w:hAnsi="Times New Roman" w:cs="Times New Roman"/>
            <w:sz w:val="24"/>
            <w:szCs w:val="24"/>
          </w:rPr>
          <w:lastRenderedPageBreak/>
          <w:delText>phylogenetic diversity (as it is more evenly distributed across space and biomes than species richness alone; Tietje et al., 2023) into conservation planning across global biodiversity hotspots.</w:delText>
        </w:r>
      </w:del>
      <w:ins w:id="119" w:author="Maria Carmona-Higuita" w:date="2026-08-06T00:00:00Z">
        <w:r w:rsidRPr="00720963">
          <w:rPr>
            <w:rFonts w:ascii="Times New Roman" w:hAnsi="Times New Roman" w:cs="Times New Roman"/>
            <w:sz w:val="24"/>
            <w:szCs w:val="24"/>
          </w:rPr>
          <w:t>The persistent knowledge gaps in epiphyte diversity and distribution, exacerbated by a lack of trained taxonomists and local researchers, underscore the urgent need for investments in botanical education, capacity building, and collaborations among taxonomists, field botanists, and conservationists. These efforts should be accompanied by broader taxonomic scope — including other epiphyte families currently under-represented in global databases — and by integration of phylogenetic diversity into conservation planning, given that it is more evenly distributed across space and biomes than species richness alone (Tietje et al., 2023).</w:t>
        </w:r>
      </w:ins>
    </w:p>
    <w:p w14:paraId="139554E7" w14:textId="77777777" w:rsidR="00CF4241" w:rsidRPr="00720963" w:rsidRDefault="00000000">
      <w:pPr>
        <w:ind w:firstLine="720"/>
        <w:jc w:val="left"/>
        <w:rPr>
          <w:rFonts w:ascii="Times New Roman" w:eastAsia="Times New Roman" w:hAnsi="Times New Roman" w:cs="Times New Roman"/>
          <w:sz w:val="24"/>
          <w:szCs w:val="24"/>
        </w:rPr>
      </w:pPr>
      <w:del w:id="120" w:author="Maria Carmona-Higuita" w:date="2026-08-06T00:00:00Z">
        <w:r w:rsidRPr="00720963">
          <w:rPr>
            <w:rFonts w:ascii="Times New Roman" w:eastAsia="Times New Roman" w:hAnsi="Times New Roman" w:cs="Times New Roman"/>
            <w:sz w:val="24"/>
            <w:szCs w:val="24"/>
          </w:rPr>
          <w:delText xml:space="preserve">Hotspots can draw the attention of managers and decision-makers to areas of both high conservation importance and high vulnerability (Schröter et al., 2017). In the current study, </w:delText>
        </w:r>
      </w:del>
      <w:del w:id="121" w:author="Maria Carmona-Higuita" w:date="2026-08-05T00:00:00Z">
        <w:r w:rsidRPr="00720963">
          <w:rPr>
            <w:rFonts w:ascii="Times New Roman" w:eastAsia="Times New Roman" w:hAnsi="Times New Roman" w:cs="Times New Roman"/>
            <w:sz w:val="24"/>
            <w:szCs w:val="24"/>
          </w:rPr>
          <w:delText>taxonomic and geographic shortfalls</w:delText>
        </w:r>
      </w:del>
      <w:del w:id="122" w:author="Maria Carmona-Higuita" w:date="2026-08-06T00:00:00Z">
        <w:r w:rsidRPr="00720963">
          <w:rPr>
            <w:rFonts w:ascii="Times New Roman" w:eastAsia="Times New Roman" w:hAnsi="Times New Roman" w:cs="Times New Roman"/>
            <w:sz w:val="24"/>
            <w:szCs w:val="24"/>
          </w:rPr>
          <w:delText xml:space="preserve"> in hotspot and coldspot analyses resulted in a scattered distribution across the studied families in the Neotropics, complicating the interpretation of general diversity and distribution patterns of VE. This issue has conservation implications, as species with small ranges and/or population sizes are less likely to be encountered in the wild (and thus less likely to be described) and are more likely to be threatened (Brown et al., 2023; Gaston, 2003). VE, in particular, has been described as having a high number of endemics (approximately 21%) and a high extinction risk (1 out of 6 species; Carmona-Higuita et al., 2023, 2025). However, insufficient records and low species completeness may lead to misclassification, where taxa with limited data might be erroneously considered as either widely distributed or highly restricted.</w:delText>
        </w:r>
      </w:del>
      <w:ins w:id="123" w:author="Maria Carmona-Higuita" w:date="2026-08-06T00:00:00Z">
        <w:r w:rsidRPr="00720963">
          <w:rPr>
            <w:rFonts w:ascii="Times New Roman" w:hAnsi="Times New Roman" w:cs="Times New Roman"/>
            <w:sz w:val="24"/>
            <w:szCs w:val="24"/>
          </w:rPr>
          <w:t xml:space="preserve">The spatial clustering analysis (Gi* statistic; Appendix S5 in Supporting Information) identified concentrations of well-sampled grid cells in parts of Mexico, </w:t>
        </w:r>
        <w:r w:rsidRPr="00720963">
          <w:rPr>
            <w:rFonts w:ascii="Times New Roman" w:hAnsi="Times New Roman" w:cs="Times New Roman"/>
            <w:sz w:val="24"/>
            <w:szCs w:val="24"/>
          </w:rPr>
          <w:lastRenderedPageBreak/>
          <w:t>Central America, the Amazonian region, and the Atlantic Forest of Brazil. These clusters reflect historical patterns of botanical sampling effort — where research infrastructure, accessibility, and longstanding herbaria have facilitated data accumulation — rather than areas of greatest biodiversity importance. The true priorities for future sampling correspond to the grid cells that remain entirely unsampled (white areas in Figures 1 and 2), representing vast areas across the Neotropics where no occurrence data exist for any of the five focal families. VE, with a high proportion of endemic (approx. 21%) and threatened species (1 in 6; Carmona-Higuita et al., 2023, 2025), is particularly vulnerable to the consequences of these knowledge gaps for conservation planning.</w:t>
        </w:r>
      </w:ins>
    </w:p>
    <w:p w14:paraId="62E6E0C8" w14:textId="77777777" w:rsidR="00CF4241" w:rsidRPr="00720963" w:rsidRDefault="00000000">
      <w:pPr>
        <w:ind w:firstLine="720"/>
        <w:jc w:val="left"/>
        <w:rPr>
          <w:rFonts w:ascii="Times New Roman" w:eastAsia="Times New Roman" w:hAnsi="Times New Roman" w:cs="Times New Roman"/>
          <w:sz w:val="24"/>
          <w:szCs w:val="24"/>
        </w:rPr>
      </w:pPr>
      <w:ins w:id="124" w:author="Maria Carmona-Higuita" w:date="2026-08-06T00:00:00Z">
        <w:r w:rsidRPr="00720963">
          <w:rPr>
            <w:rFonts w:ascii="Times New Roman" w:hAnsi="Times New Roman" w:cs="Times New Roman"/>
            <w:sz w:val="24"/>
            <w:szCs w:val="24"/>
          </w:rPr>
          <w:t>Several limitations of this study warrant acknowledgement. First, our analyses rely on data accessed primarily through large online repositories (GBIF and EpIG-DB), which are known to contain georeferencing errors and taxonomic inconsistencies (Maldonado et al., 2015; Zizka et al., 2020); we addressed these through the taxonomic backbone and duplicate removal described in the Methods, but residual error cannot be excluded. Second, the 30 arc-minute resolution (~55 km at equator) represents a necessary trade-off between data availability and spatial detail; finer-scale analyses, while desirable, would leave most grid cells with insufficient records for KnowBR estimation. Third, our focus on the five most species-rich families, while providing broad taxonomic coverage, excludes other epiphyte lineages (e.g., many fern families, Cactaceae, Gesneriaceae) that may have distinct sampling patterns. Finally, our analyses quantify the Wallacean shortfall specifically; the Linnean shortfall — unknown species yet to be described — remains unaddressed and may be particularly severe in poorly sampled regions of Amazonia and the Andes (Cheek et al., 2020).</w:t>
        </w:r>
      </w:ins>
    </w:p>
    <w:p w14:paraId="4E4A41B5" w14:textId="77777777" w:rsidR="00CF4241" w:rsidRPr="00720963" w:rsidRDefault="00000000">
      <w:pPr>
        <w:ind w:firstLine="720"/>
        <w:jc w:val="left"/>
        <w:rPr>
          <w:rFonts w:ascii="Times New Roman" w:eastAsia="Times New Roman" w:hAnsi="Times New Roman" w:cs="Times New Roman"/>
          <w:color w:val="000000"/>
          <w:sz w:val="24"/>
          <w:szCs w:val="24"/>
        </w:rPr>
      </w:pPr>
      <w:r w:rsidRPr="00720963">
        <w:rPr>
          <w:rFonts w:ascii="Times New Roman" w:eastAsia="Times New Roman" w:hAnsi="Times New Roman" w:cs="Times New Roman"/>
          <w:color w:val="000000"/>
          <w:sz w:val="24"/>
          <w:szCs w:val="24"/>
        </w:rPr>
        <w:lastRenderedPageBreak/>
        <w:t xml:space="preserve">Effective biodiversity conservation relies on the availability of high-quality, comprehensive biodiversity data. Our study provides a quantitative assessment of </w:t>
      </w:r>
      <w:del w:id="125" w:author="Maria Carmona-Higuita" w:date="2026-08-05T00:00:00Z">
        <w:r w:rsidRPr="00720963">
          <w:rPr>
            <w:rFonts w:ascii="Times New Roman" w:eastAsia="Times New Roman" w:hAnsi="Times New Roman" w:cs="Times New Roman"/>
            <w:color w:val="000000"/>
            <w:sz w:val="24"/>
            <w:szCs w:val="24"/>
          </w:rPr>
          <w:delText>taxonomic and geographic shortfalls</w:delText>
        </w:r>
      </w:del>
      <w:ins w:id="126" w:author="Maria Carmona-Higuita" w:date="2026-08-05T00:00:00Z">
        <w:r w:rsidRPr="00720963">
          <w:rPr>
            <w:rFonts w:ascii="Times New Roman" w:eastAsia="Times New Roman" w:hAnsi="Times New Roman" w:cs="Times New Roman"/>
            <w:color w:val="000000"/>
            <w:sz w:val="24"/>
            <w:szCs w:val="24"/>
          </w:rPr>
          <w:t>the Wallacean shortfall</w:t>
        </w:r>
      </w:ins>
      <w:r w:rsidRPr="00720963">
        <w:rPr>
          <w:rFonts w:ascii="Times New Roman" w:eastAsia="Times New Roman" w:hAnsi="Times New Roman" w:cs="Times New Roman"/>
          <w:color w:val="000000"/>
          <w:sz w:val="24"/>
          <w:szCs w:val="24"/>
        </w:rPr>
        <w:t xml:space="preserve"> in epiphytic vascular plants, identifying priority areas and families that require further sampling efforts. We found severe under-sampling within key biodiversity regions either with a low number of records (Amazonia, Savannas and Southern Arid Zones), or for the biodiversity shortfalls (Mesoamerica and the Caribbean, Andes and Sub-Andean Regions and Eastern South American Forests), which limits our ability to accurately assess epiphyte diversity. Addressing these shortfalls is essential for improving biodiversity databases and ensuring that conservation strategies are based on accurate and representative data. Expanding targeted field explorations in under-sampled regions, including and describing shortfalls in other families, alongside the curation and mobilization of herbarium specimens, will be crucial to enhancing data completeness. Moreover, strengthening collaborative efforts among herbaria and research institutions will provide a more spatially balanced and taxonomically comprehensive picture of Neotropical epiphyte diversity. Such proactive approaches will enable better-informed conservation assessments and facilitate long-term studies on biodiversity responses to anthropogenic pressures.</w:t>
      </w:r>
      <w:r w:rsidRPr="00720963">
        <w:rPr>
          <w:rFonts w:ascii="Times New Roman" w:hAnsi="Times New Roman" w:cs="Times New Roman"/>
          <w:sz w:val="24"/>
          <w:szCs w:val="24"/>
        </w:rPr>
        <w:br w:type="page"/>
      </w:r>
    </w:p>
    <w:p w14:paraId="11C7898F" w14:textId="77777777" w:rsidR="00CF4241" w:rsidRPr="00720963" w:rsidRDefault="00000000">
      <w:pPr>
        <w:pStyle w:val="Heading1"/>
        <w:jc w:val="left"/>
      </w:pPr>
      <w:bookmarkStart w:id="127" w:name="_heading=h.feu3oztpcn7d" w:colFirst="0" w:colLast="0"/>
      <w:bookmarkEnd w:id="127"/>
      <w:r w:rsidRPr="00720963">
        <w:lastRenderedPageBreak/>
        <w:t>Figures</w:t>
      </w:r>
    </w:p>
    <w:p w14:paraId="2EF4ED65" w14:textId="77777777" w:rsidR="00CF4241" w:rsidRPr="00720963" w:rsidRDefault="00000000">
      <w:pPr>
        <w:jc w:val="left"/>
        <w:rPr>
          <w:rFonts w:ascii="Times New Roman" w:hAnsi="Times New Roman" w:cs="Times New Roman"/>
          <w:sz w:val="24"/>
          <w:szCs w:val="24"/>
        </w:rPr>
      </w:pPr>
      <w:sdt>
        <w:sdtPr>
          <w:rPr>
            <w:rFonts w:ascii="Times New Roman" w:hAnsi="Times New Roman" w:cs="Times New Roman"/>
            <w:sz w:val="24"/>
            <w:szCs w:val="24"/>
          </w:rPr>
          <w:tag w:val="goog_rdk_0"/>
          <w:id w:val="230665868"/>
        </w:sdtPr>
        <w:sdtContent>
          <w:r w:rsidRPr="00720963">
            <w:rPr>
              <w:rFonts w:ascii="Times New Roman" w:eastAsia="Arial Unicode MS" w:hAnsi="Times New Roman" w:cs="Times New Roman"/>
              <w:sz w:val="24"/>
              <w:szCs w:val="24"/>
            </w:rPr>
            <w:t xml:space="preserve">Figure 1. Geographic distribution of epiphyte species records for the five most diverse epiphyte families in the Neotropics at a grid cell resolution of ≈ 55 km at the equator. The bivariate map shows species richness (x-axis) and number of occurrence records (y-axis) per grid cell, with values categorized into quartiles. Data were compiled from Carmona-Higuita et al., 2023 and mapped using the Behrmann projection. White cells indicate areas with no recorded occurrences. Areas with high record density generally coincide with high species richness, particularly in the Andes, Central America, and the Atlantic Forest, while some regions (e.g., the Amazon Basin) show relatively high species numbers with fewer records, suggesting potential under-sampling. </w:t>
          </w:r>
        </w:sdtContent>
      </w:sdt>
    </w:p>
    <w:p w14:paraId="0544093F" w14:textId="77777777" w:rsidR="00CF4241" w:rsidRPr="00720963" w:rsidRDefault="00000000">
      <w:pPr>
        <w:jc w:val="left"/>
        <w:rPr>
          <w:rFonts w:ascii="Times New Roman" w:hAnsi="Times New Roman" w:cs="Times New Roman"/>
          <w:sz w:val="24"/>
          <w:szCs w:val="24"/>
        </w:rPr>
      </w:pPr>
      <w:r w:rsidRPr="00720963">
        <w:rPr>
          <w:rFonts w:ascii="Times New Roman" w:hAnsi="Times New Roman" w:cs="Times New Roman"/>
          <w:noProof/>
          <w:sz w:val="24"/>
          <w:szCs w:val="24"/>
        </w:rPr>
        <w:drawing>
          <wp:inline distT="114300" distB="114300" distL="114300" distR="114300" wp14:anchorId="6E2D6DB4" wp14:editId="5FD67B37">
            <wp:extent cx="4814888" cy="4369382"/>
            <wp:effectExtent l="0" t="0" r="0" b="0"/>
            <wp:docPr id="21184639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814888" cy="4369382"/>
                    </a:xfrm>
                    <a:prstGeom prst="rect">
                      <a:avLst/>
                    </a:prstGeom>
                    <a:ln/>
                  </pic:spPr>
                </pic:pic>
              </a:graphicData>
            </a:graphic>
          </wp:inline>
        </w:drawing>
      </w:r>
      <w:r w:rsidRPr="00720963">
        <w:rPr>
          <w:rFonts w:ascii="Times New Roman" w:hAnsi="Times New Roman" w:cs="Times New Roman"/>
          <w:sz w:val="24"/>
          <w:szCs w:val="24"/>
        </w:rPr>
        <w:br w:type="page"/>
      </w:r>
    </w:p>
    <w:p w14:paraId="1E23694A" w14:textId="77777777" w:rsidR="00CF4241" w:rsidRPr="00720963" w:rsidRDefault="00000000">
      <w:pPr>
        <w:jc w:val="left"/>
        <w:rPr>
          <w:rFonts w:ascii="Times New Roman" w:hAnsi="Times New Roman" w:cs="Times New Roman"/>
          <w:sz w:val="24"/>
          <w:szCs w:val="24"/>
        </w:rPr>
      </w:pPr>
      <w:r w:rsidRPr="00720963">
        <w:rPr>
          <w:rFonts w:ascii="Times New Roman" w:hAnsi="Times New Roman" w:cs="Times New Roman"/>
          <w:sz w:val="24"/>
          <w:szCs w:val="24"/>
        </w:rPr>
        <w:lastRenderedPageBreak/>
        <w:t xml:space="preserve">Figure 2. </w:t>
      </w:r>
      <w:del w:id="128" w:author="Maria Carmona-Higuita" w:date="2026-08-05T00:00:00Z">
        <w:r w:rsidRPr="00720963">
          <w:rPr>
            <w:rFonts w:ascii="Times New Roman" w:hAnsi="Times New Roman" w:cs="Times New Roman"/>
            <w:sz w:val="24"/>
            <w:szCs w:val="24"/>
          </w:rPr>
          <w:delText>Taxonomic shortfalls</w:delText>
        </w:r>
      </w:del>
      <w:ins w:id="129" w:author="Maria Carmona-Higuita" w:date="2026-08-05T00:00:00Z">
        <w:r w:rsidRPr="00720963">
          <w:rPr>
            <w:rFonts w:ascii="Times New Roman" w:hAnsi="Times New Roman" w:cs="Times New Roman"/>
            <w:sz w:val="24"/>
            <w:szCs w:val="24"/>
          </w:rPr>
          <w:t>Sampling deficiency (slope-based proxy)</w:t>
        </w:r>
      </w:ins>
      <w:r w:rsidRPr="00720963">
        <w:rPr>
          <w:rFonts w:ascii="Times New Roman" w:hAnsi="Times New Roman" w:cs="Times New Roman"/>
          <w:sz w:val="24"/>
          <w:szCs w:val="24"/>
        </w:rPr>
        <w:t xml:space="preserve"> for the five most diverse epiphyte families in the Neotropics. The maps show the geographic distribution of </w:t>
      </w:r>
      <w:del w:id="130" w:author="Maria Carmona-Higuita" w:date="2026-08-05T00:00:00Z">
        <w:r w:rsidRPr="00720963">
          <w:rPr>
            <w:rFonts w:ascii="Times New Roman" w:hAnsi="Times New Roman" w:cs="Times New Roman"/>
            <w:sz w:val="24"/>
            <w:szCs w:val="24"/>
          </w:rPr>
          <w:delText>taxonomic shortfalls</w:delText>
        </w:r>
      </w:del>
      <w:ins w:id="131" w:author="Maria Carmona-Higuita" w:date="2026-08-05T00:00:00Z">
        <w:r w:rsidRPr="00720963">
          <w:rPr>
            <w:rFonts w:ascii="Times New Roman" w:hAnsi="Times New Roman" w:cs="Times New Roman"/>
            <w:sz w:val="24"/>
            <w:szCs w:val="24"/>
          </w:rPr>
          <w:t>sampling deficiency</w:t>
        </w:r>
      </w:ins>
      <w:r w:rsidRPr="00720963">
        <w:rPr>
          <w:rFonts w:ascii="Times New Roman" w:hAnsi="Times New Roman" w:cs="Times New Roman"/>
          <w:sz w:val="24"/>
          <w:szCs w:val="24"/>
        </w:rPr>
        <w:t xml:space="preserve">, calculated using the </w:t>
      </w:r>
      <w:r w:rsidRPr="00720963">
        <w:rPr>
          <w:rFonts w:ascii="Times New Roman" w:hAnsi="Times New Roman" w:cs="Times New Roman"/>
          <w:i/>
          <w:sz w:val="24"/>
          <w:szCs w:val="24"/>
        </w:rPr>
        <w:t xml:space="preserve">slope </w:t>
      </w:r>
      <w:r w:rsidRPr="00720963">
        <w:rPr>
          <w:rFonts w:ascii="Times New Roman" w:hAnsi="Times New Roman" w:cs="Times New Roman"/>
          <w:sz w:val="24"/>
          <w:szCs w:val="24"/>
        </w:rPr>
        <w:t xml:space="preserve">estimated with KnowBR, at a grid cell resolution of ≈ 55 km at the equator. Colors represent the </w:t>
      </w:r>
      <w:del w:id="132" w:author="Maria Carmona-Higuita" w:date="2026-08-05T00:00:00Z">
        <w:r w:rsidRPr="00720963">
          <w:rPr>
            <w:rFonts w:ascii="Times New Roman" w:hAnsi="Times New Roman" w:cs="Times New Roman"/>
            <w:sz w:val="24"/>
            <w:szCs w:val="24"/>
          </w:rPr>
          <w:delText>degree sampling completeness, categorized into quartiles: low (red, 2.1 – 53.6), middle low (light orange, 53.7</w:delText>
        </w:r>
      </w:del>
      <w:del w:id="944" w:author="Copyeditor" w:date="2026-08-06T00:00:00Z">
        <w:r>
          <w:rPr>
            <w:rFonts w:ascii="Times New Roman" w:hAnsi="Times New Roman" w:cs="Times New Roman"/>
            <w:sz w:val="24"/>
            <w:szCs w:val="24"/>
          </w:rPr>
          <w:delText xml:space="preserve"> – 77.1), middle high (light green, 77.2 – 92.9), and high (light blue, 93 – 116</w:delText>
        </w:r>
      </w:del>
      <w:del w:id="133" w:author="Maria Carmona-Higuita" w:date="2026-08-05T00:00:00Z">
        <w:r w:rsidRPr="00720963">
          <w:rPr>
            <w:rFonts w:ascii="Times New Roman" w:hAnsi="Times New Roman" w:cs="Times New Roman"/>
            <w:sz w:val="24"/>
            <w:szCs w:val="24"/>
          </w:rPr>
          <w:delText xml:space="preserve"> ).</w:delText>
        </w:r>
      </w:del>
      <w:ins w:id="134" w:author="Maria Carmona-Higuita" w:date="2026-08-05T00:00:00Z">
        <w:r w:rsidRPr="00720963">
          <w:rPr>
            <w:rFonts w:ascii="Times New Roman" w:hAnsi="Times New Roman" w:cs="Times New Roman"/>
            <w:sz w:val="24"/>
            <w:szCs w:val="24"/>
          </w:rPr>
          <w:t xml:space="preserve">degree of sampling completeness, categorized using three classes: poorly-sampled (red, slope &gt; 0.3), fairly-sampled (light green, 0.02 ≤ slope ≤ 0.3), and well-sampled (cyan, slope &lt; 0.02). </w:t>
        </w:r>
      </w:ins>
      <w:r w:rsidRPr="00720963">
        <w:rPr>
          <w:rFonts w:ascii="Times New Roman" w:hAnsi="Times New Roman" w:cs="Times New Roman"/>
          <w:sz w:val="24"/>
          <w:szCs w:val="24"/>
        </w:rPr>
        <w:t xml:space="preserve">Slope was mapped using the Behrmann projection, and smaller islands were excluded for visualization purposes. The total map includes all five families (Araceae, Bromeliaceae, Orchidaceae, Piperaceae, and Polypodiaceae), while individual panels show their specific sampling patterns. Well-sampled regions were </w:t>
      </w:r>
      <w:del w:id="135" w:author="Maria Carmona-Higuita" w:date="2026-08-05T00:00:00Z">
        <w:r w:rsidRPr="00720963">
          <w:rPr>
            <w:rFonts w:ascii="Times New Roman" w:hAnsi="Times New Roman" w:cs="Times New Roman"/>
            <w:sz w:val="24"/>
            <w:szCs w:val="24"/>
          </w:rPr>
          <w:delText>rare located</w:delText>
        </w:r>
      </w:del>
      <w:ins w:id="136" w:author="Maria Carmona-Higuita" w:date="2026-08-05T00:00:00Z">
        <w:r w:rsidRPr="00720963">
          <w:rPr>
            <w:rFonts w:ascii="Times New Roman" w:hAnsi="Times New Roman" w:cs="Times New Roman"/>
            <w:sz w:val="24"/>
            <w:szCs w:val="24"/>
          </w:rPr>
          <w:t>rare, located</w:t>
        </w:r>
      </w:ins>
      <w:del w:id="137" w:author="Maria Carmona-Higuita" w:date="2026-08-05T00:00:00Z">
        <w:r w:rsidRPr="00720963">
          <w:rPr>
            <w:rFonts w:ascii="Times New Roman" w:hAnsi="Times New Roman" w:cs="Times New Roman"/>
            <w:sz w:val="24"/>
            <w:szCs w:val="24"/>
          </w:rPr>
          <w:delText xml:space="preserve"> mainly in in </w:delText>
        </w:r>
      </w:del>
      <w:ins w:id="138" w:author="Maria Carmona-Higuita" w:date="2026-08-05T00:00:00Z">
        <w:r w:rsidRPr="00720963">
          <w:rPr>
            <w:rFonts w:ascii="Times New Roman" w:hAnsi="Times New Roman" w:cs="Times New Roman"/>
            <w:sz w:val="24"/>
            <w:szCs w:val="24"/>
          </w:rPr>
          <w:t xml:space="preserve"> mainly in </w:t>
        </w:r>
      </w:ins>
      <w:r w:rsidRPr="00720963">
        <w:rPr>
          <w:rFonts w:ascii="Times New Roman" w:hAnsi="Times New Roman" w:cs="Times New Roman"/>
          <w:sz w:val="24"/>
          <w:szCs w:val="24"/>
        </w:rPr>
        <w:t xml:space="preserve">Central America (Mexico: particularly in the states of Veracruz and Chiapas), Costa Rica, some Caribbean islands, and the Brazilian Atlantic region; whereas most areas in the Neotropics remain poorly sampled, </w:t>
      </w:r>
      <w:del w:id="139" w:author="Maria Carmona-Higuita" w:date="2026-08-05T00:00:00Z">
        <w:r w:rsidRPr="00720963">
          <w:rPr>
            <w:rFonts w:ascii="Times New Roman" w:hAnsi="Times New Roman" w:cs="Times New Roman"/>
            <w:sz w:val="24"/>
            <w:szCs w:val="24"/>
          </w:rPr>
          <w:delText>suggesting gaps in taxonomic knowledge.</w:delText>
        </w:r>
      </w:del>
      <w:ins w:id="140" w:author="Maria Carmona-Higuita" w:date="2026-08-05T00:00:00Z">
        <w:r w:rsidRPr="00720963">
          <w:rPr>
            <w:rFonts w:ascii="Times New Roman" w:hAnsi="Times New Roman" w:cs="Times New Roman"/>
            <w:sz w:val="24"/>
            <w:szCs w:val="24"/>
          </w:rPr>
          <w:t>suggesting important gaps in distributional knowledge.</w:t>
        </w:r>
      </w:ins>
    </w:p>
    <w:p w14:paraId="4F8B0696" w14:textId="77777777" w:rsidR="00CF4241" w:rsidRPr="00720963" w:rsidRDefault="00000000">
      <w:pPr>
        <w:jc w:val="left"/>
        <w:rPr>
          <w:rFonts w:ascii="Times New Roman" w:hAnsi="Times New Roman" w:cs="Times New Roman"/>
          <w:sz w:val="24"/>
          <w:szCs w:val="24"/>
        </w:rPr>
      </w:pPr>
      <w:r w:rsidRPr="00720963">
        <w:rPr>
          <w:rFonts w:ascii="Times New Roman" w:hAnsi="Times New Roman" w:cs="Times New Roman"/>
          <w:noProof/>
          <w:sz w:val="24"/>
          <w:szCs w:val="24"/>
        </w:rPr>
        <w:lastRenderedPageBreak/>
        <w:drawing>
          <wp:inline distT="114300" distB="114300" distL="114300" distR="114300" wp14:anchorId="4241CB51" wp14:editId="7121B033">
            <wp:extent cx="5400000" cy="7614000"/>
            <wp:effectExtent l="0" t="0" r="0" b="0"/>
            <wp:docPr id="21184639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400000" cy="7614000"/>
                    </a:xfrm>
                    <a:prstGeom prst="rect">
                      <a:avLst/>
                    </a:prstGeom>
                    <a:ln/>
                  </pic:spPr>
                </pic:pic>
              </a:graphicData>
            </a:graphic>
          </wp:inline>
        </w:drawing>
      </w:r>
    </w:p>
    <w:p w14:paraId="23888601" w14:textId="77777777" w:rsidR="00CF4241" w:rsidRDefault="00000000">
      <w:pPr>
        <w:jc w:val="left"/>
        <w:rPr>
          <w:rFonts w:ascii="Times New Roman" w:hAnsi="Times New Roman" w:cs="Times New Roman"/>
          <w:sz w:val="24"/>
          <w:szCs w:val="24"/>
        </w:rPr>
      </w:pPr>
      <w:sdt>
        <w:sdtPr>
          <w:rPr>
            <w:rFonts w:ascii="Times New Roman" w:hAnsi="Times New Roman" w:cs="Times New Roman"/>
            <w:sz w:val="24"/>
            <w:szCs w:val="24"/>
          </w:rPr>
          <w:tag w:val="goog_rdk_2"/>
          <w:id w:val="-1954549614"/>
        </w:sdtPr>
        <w:sdtContent>
          <w:r w:rsidRPr="00720963">
            <w:rPr>
              <w:rFonts w:ascii="Times New Roman" w:eastAsia="Arial Unicode MS" w:hAnsi="Times New Roman" w:cs="Times New Roman"/>
              <w:sz w:val="24"/>
              <w:szCs w:val="24"/>
            </w:rPr>
            <w:t xml:space="preserve">Figure 3. </w:t>
          </w:r>
          <w:del w:id="141" w:author="Maria Carmona-Higuita" w:date="2026-08-05T00:00:00Z">
            <w:r w:rsidRPr="00720963">
              <w:rPr>
                <w:rFonts w:ascii="Times New Roman" w:eastAsia="Arial Unicode MS" w:hAnsi="Times New Roman" w:cs="Times New Roman"/>
                <w:sz w:val="24"/>
                <w:szCs w:val="24"/>
              </w:rPr>
              <w:delText>Geographic shortfalls</w:delText>
            </w:r>
          </w:del>
          <w:ins w:id="142" w:author="Maria Carmona-Higuita" w:date="2026-08-05T00:00:00Z">
            <w:r w:rsidRPr="00720963">
              <w:rPr>
                <w:rFonts w:ascii="Times New Roman" w:eastAsia="Arial Unicode MS" w:hAnsi="Times New Roman" w:cs="Times New Roman"/>
                <w:sz w:val="24"/>
                <w:szCs w:val="24"/>
              </w:rPr>
              <w:t>Wallacean shortfalls (completeness and R/S ratio proxy)</w:t>
            </w:r>
          </w:ins>
          <w:r w:rsidRPr="00720963">
            <w:rPr>
              <w:rFonts w:ascii="Times New Roman" w:eastAsia="Arial Unicode MS" w:hAnsi="Times New Roman" w:cs="Times New Roman"/>
              <w:sz w:val="24"/>
              <w:szCs w:val="24"/>
            </w:rPr>
            <w:t xml:space="preserve"> for the five most diverse epiphyte families in the Neotropics. The maps display the geographic distribution of </w:t>
          </w:r>
          <w:del w:id="143" w:author="Maria Carmona-Higuita" w:date="2026-08-05T00:00:00Z">
            <w:r w:rsidRPr="00720963">
              <w:rPr>
                <w:rFonts w:ascii="Times New Roman" w:eastAsia="Arial Unicode MS" w:hAnsi="Times New Roman" w:cs="Times New Roman"/>
                <w:sz w:val="24"/>
                <w:szCs w:val="24"/>
              </w:rPr>
              <w:delText>geographic shortfalls</w:delText>
            </w:r>
          </w:del>
          <w:ins w:id="144" w:author="Maria Carmona-Higuita" w:date="2026-08-05T00:00:00Z">
            <w:r w:rsidRPr="00720963">
              <w:rPr>
                <w:rFonts w:ascii="Times New Roman" w:eastAsia="Arial Unicode MS" w:hAnsi="Times New Roman" w:cs="Times New Roman"/>
                <w:sz w:val="24"/>
                <w:szCs w:val="24"/>
              </w:rPr>
              <w:t>Wallacean shortfalls</w:t>
            </w:r>
          </w:ins>
          <w:r w:rsidRPr="00720963">
            <w:rPr>
              <w:rFonts w:ascii="Times New Roman" w:eastAsia="Arial Unicode MS" w:hAnsi="Times New Roman" w:cs="Times New Roman"/>
              <w:sz w:val="24"/>
              <w:szCs w:val="24"/>
            </w:rPr>
            <w:t xml:space="preserve"> for epiphytes, assessed using KnowBR at a grid cell resolution of  ≈ 55 km at the equator. Colors indicate the level of </w:t>
          </w:r>
          <w:del w:id="145" w:author="Maria Carmona-Higuita" w:date="2026-08-05T00:00:00Z">
            <w:r w:rsidRPr="00720963">
              <w:rPr>
                <w:rFonts w:ascii="Times New Roman" w:eastAsia="Arial Unicode MS" w:hAnsi="Times New Roman" w:cs="Times New Roman"/>
                <w:sz w:val="24"/>
                <w:szCs w:val="24"/>
              </w:rPr>
              <w:delText>geographic samp</w:delText>
            </w:r>
          </w:del>
          <w:ins w:id="146" w:author="Maria Carmona-Higuita" w:date="2026-08-05T00:00:00Z">
            <w:r w:rsidRPr="00720963">
              <w:rPr>
                <w:rFonts w:ascii="Times New Roman" w:eastAsia="Arial Unicode MS" w:hAnsi="Times New Roman" w:cs="Times New Roman"/>
                <w:sz w:val="24"/>
                <w:szCs w:val="24"/>
              </w:rPr>
              <w:t>distributional samp</w:t>
            </w:r>
          </w:ins>
          <w:r w:rsidRPr="00720963">
            <w:rPr>
              <w:rFonts w:ascii="Times New Roman" w:eastAsia="Arial Unicode MS" w:hAnsi="Times New Roman" w:cs="Times New Roman"/>
              <w:sz w:val="24"/>
              <w:szCs w:val="24"/>
            </w:rPr>
            <w:t xml:space="preserve">ling: well-sampled (cyan, slope &lt; 0.02, completeness &gt; 90%, R/S ratio &gt; 15), fairly sampled (light green, intermediate values), and poorly sampled (red, slope &gt; 0.3, completeness &lt; 50%, R/S ratio &lt; 3). The total map represents all families combined, while individual panels show patterns for Araceae, Bromeliaceae, Orchidaceae, Piperaceae, and Polypodiaceae. The Behrmann projection was used, and smaller islands were excluded for visualization. The results highlight that most areas in the Neotropics remain poorly sampled. </w:t>
          </w:r>
        </w:sdtContent>
      </w:sdt>
    </w:p>
    <w:p w14:paraId="53084E05" w14:textId="45659C9A" w:rsidR="002D2C5A" w:rsidRPr="00720963" w:rsidRDefault="002D2C5A">
      <w:pPr>
        <w:jc w:val="left"/>
        <w:rPr>
          <w:rFonts w:ascii="Times New Roman" w:hAnsi="Times New Roman" w:cs="Times New Roman"/>
          <w:color w:val="000000"/>
          <w:sz w:val="24"/>
          <w:szCs w:val="24"/>
        </w:rPr>
      </w:pPr>
      <w:r>
        <w:rPr>
          <w:noProof/>
        </w:rPr>
        <w:lastRenderedPageBreak/>
        <w:drawing>
          <wp:inline distT="0" distB="0" distL="0" distR="0" wp14:anchorId="01862FB3" wp14:editId="704DF912">
            <wp:extent cx="5943600" cy="4458335"/>
            <wp:effectExtent l="0" t="0" r="0" b="0"/>
            <wp:docPr id="127075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458335"/>
                    </a:xfrm>
                    <a:prstGeom prst="rect">
                      <a:avLst/>
                    </a:prstGeom>
                    <a:noFill/>
                    <a:ln>
                      <a:noFill/>
                    </a:ln>
                  </pic:spPr>
                </pic:pic>
              </a:graphicData>
            </a:graphic>
          </wp:inline>
        </w:drawing>
      </w:r>
    </w:p>
    <w:p w14:paraId="4789A237" w14:textId="77777777" w:rsidR="00CF4241" w:rsidRPr="00720963" w:rsidRDefault="00000000">
      <w:pPr>
        <w:jc w:val="left"/>
        <w:rPr>
          <w:ins w:id="147" w:author="Maria Carmona-Higuita" w:date="2026-08-06T00:00:00Z"/>
          <w:rFonts w:ascii="Times New Roman" w:hAnsi="Times New Roman" w:cs="Times New Roman"/>
          <w:color w:val="000000"/>
          <w:sz w:val="24"/>
          <w:szCs w:val="24"/>
        </w:rPr>
      </w:pPr>
      <w:ins w:id="148" w:author="Maria Carmona-Higuita" w:date="2026-08-06T00:00:00Z">
        <w:r w:rsidRPr="00720963">
          <w:rPr>
            <w:rFonts w:ascii="Times New Roman" w:hAnsi="Times New Roman" w:cs="Times New Roman"/>
            <w:sz w:val="24"/>
            <w:szCs w:val="24"/>
          </w:rPr>
          <w:t>Figure 4. Biogeographic provinces of the Neotropics as defined by Morrone et al. (2022), used as the spatial framework for regional comparisons of Wallacean shortfall patterns. Province boundaries were used to summarize the distribution of well-sampled, fairly sampled, and poorly sampled grid cells across regions.</w:t>
        </w:r>
      </w:ins>
    </w:p>
    <w:p w14:paraId="0620E742" w14:textId="77777777" w:rsidR="00CF4241" w:rsidRPr="00720963" w:rsidRDefault="00000000">
      <w:pPr>
        <w:jc w:val="left"/>
        <w:rPr>
          <w:rFonts w:ascii="Times New Roman" w:eastAsia="Times New Roman" w:hAnsi="Times New Roman" w:cs="Times New Roman"/>
          <w:color w:val="000000"/>
          <w:sz w:val="24"/>
          <w:szCs w:val="24"/>
        </w:rPr>
      </w:pPr>
      <w:r w:rsidRPr="00720963">
        <w:rPr>
          <w:rFonts w:ascii="Times New Roman" w:eastAsia="Times New Roman" w:hAnsi="Times New Roman" w:cs="Times New Roman"/>
          <w:noProof/>
          <w:color w:val="000000"/>
          <w:sz w:val="24"/>
          <w:szCs w:val="24"/>
        </w:rPr>
        <w:lastRenderedPageBreak/>
        <w:drawing>
          <wp:inline distT="114300" distB="114300" distL="114300" distR="114300" wp14:anchorId="34718333" wp14:editId="01C2F9F2">
            <wp:extent cx="5400000" cy="7614000"/>
            <wp:effectExtent l="0" t="0" r="0" b="0"/>
            <wp:docPr id="21184639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400000" cy="7614000"/>
                    </a:xfrm>
                    <a:prstGeom prst="rect">
                      <a:avLst/>
                    </a:prstGeom>
                    <a:ln/>
                  </pic:spPr>
                </pic:pic>
              </a:graphicData>
            </a:graphic>
          </wp:inline>
        </w:drawing>
      </w:r>
      <w:r w:rsidRPr="00720963">
        <w:rPr>
          <w:rFonts w:ascii="Times New Roman" w:hAnsi="Times New Roman" w:cs="Times New Roman"/>
          <w:sz w:val="24"/>
          <w:szCs w:val="24"/>
        </w:rPr>
        <w:br w:type="page"/>
      </w:r>
    </w:p>
    <w:p w14:paraId="37548932" w14:textId="77777777" w:rsidR="00CF4241" w:rsidRPr="00720963" w:rsidRDefault="00000000">
      <w:pPr>
        <w:jc w:val="left"/>
        <w:rPr>
          <w:rFonts w:ascii="Times New Roman" w:hAnsi="Times New Roman" w:cs="Times New Roman"/>
          <w:sz w:val="24"/>
          <w:szCs w:val="24"/>
        </w:rPr>
      </w:pPr>
      <w:sdt>
        <w:sdtPr>
          <w:rPr>
            <w:rFonts w:ascii="Times New Roman" w:hAnsi="Times New Roman" w:cs="Times New Roman"/>
            <w:sz w:val="24"/>
            <w:szCs w:val="24"/>
          </w:rPr>
          <w:tag w:val="goog_rdk_3"/>
          <w:id w:val="-1858110032"/>
        </w:sdtPr>
        <w:sdtContent>
          <w:del w:id="149" w:author="Maria Carmona-Higuita" w:date="2026-08-06T00:00:00Z">
            <w:r w:rsidRPr="00720963">
              <w:rPr>
                <w:rFonts w:ascii="Times New Roman" w:eastAsia="Arial Unicode MS" w:hAnsi="Times New Roman" w:cs="Times New Roman"/>
                <w:sz w:val="24"/>
                <w:szCs w:val="24"/>
              </w:rPr>
              <w:delText>Figure 4. Hotspots and coldspots for the taxonomic and geographic shortfall</w:delText>
            </w:r>
          </w:del>
          <w:ins w:id="150" w:author="Maria Carmona-Higuita" w:date="2026-08-05T00:00:00Z">
            <w:del w:id="151" w:author="Maria Carmona-Higuita" w:date="2026-08-06T00:00:00Z">
              <w:r w:rsidRPr="00720963">
                <w:rPr>
                  <w:rFonts w:ascii="Times New Roman" w:eastAsia="Arial Unicode MS" w:hAnsi="Times New Roman" w:cs="Times New Roman"/>
                  <w:sz w:val="24"/>
                  <w:szCs w:val="24"/>
                </w:rPr>
                <w:delText>Wallacean shortfall</w:delText>
              </w:r>
            </w:del>
          </w:ins>
          <w:del w:id="152" w:author="Maria Carmona-Higuita" w:date="2026-08-06T00:00:00Z">
            <w:r w:rsidRPr="00720963">
              <w:rPr>
                <w:rFonts w:ascii="Times New Roman" w:eastAsia="Arial Unicode MS" w:hAnsi="Times New Roman" w:cs="Times New Roman"/>
                <w:sz w:val="24"/>
                <w:szCs w:val="24"/>
              </w:rPr>
              <w:delText xml:space="preserve"> of the five most diverse epiphyte families in the Neotropics. The map shows spatial clustering patterns of geographic shortfall</w:delText>
            </w:r>
          </w:del>
          <w:ins w:id="153" w:author="Maria Carmona-Higuita" w:date="2026-08-05T00:00:00Z">
            <w:del w:id="154" w:author="Maria Carmona-Higuita" w:date="2026-08-06T00:00:00Z">
              <w:r w:rsidRPr="00720963">
                <w:rPr>
                  <w:rFonts w:ascii="Times New Roman" w:eastAsia="Arial Unicode MS" w:hAnsi="Times New Roman" w:cs="Times New Roman"/>
                  <w:sz w:val="24"/>
                  <w:szCs w:val="24"/>
                </w:rPr>
                <w:delText>the Wallacean shortfall</w:delText>
              </w:r>
            </w:del>
          </w:ins>
          <w:del w:id="155" w:author="Maria Carmona-Higuita" w:date="2026-08-06T00:00:00Z">
            <w:r w:rsidRPr="00720963">
              <w:rPr>
                <w:rFonts w:ascii="Times New Roman" w:eastAsia="Arial Unicode MS" w:hAnsi="Times New Roman" w:cs="Times New Roman"/>
                <w:sz w:val="24"/>
                <w:szCs w:val="24"/>
              </w:rPr>
              <w:delText xml:space="preserve"> for Araceae, Bromeliaceae, Orchidaceae, Piperaceae, and Polypodiaceae. Analyses were conducted using presence records compiled by Carmona-Higuita et al. (2023), aggregated into a grid cell resolution of  ≈ 55 km at the equator (Bergman projection) using the Getis-Ord Gi* statistic for local clustering. Grid cells were classified as hotspots (red: Gi* &gt; 1.96) or coldspots (blue: Gi* &lt; -1.96), with statistical significance at the 95% confidence level.</w:delText>
            </w:r>
          </w:del>
        </w:sdtContent>
      </w:sdt>
      <w:ins w:id="156" w:author="Maria Carmona-Higuita" w:date="2026-08-06T00:00:00Z">
        <w:r w:rsidRPr="00720963">
          <w:rPr>
            <w:rFonts w:ascii="Times New Roman" w:hAnsi="Times New Roman" w:cs="Times New Roman"/>
            <w:sz w:val="24"/>
            <w:szCs w:val="24"/>
          </w:rPr>
          <w:t>Appendix S5, Figure S5.1. Spatial clustering of inventory completeness for the five most diverse vascular epiphyte families in the Neotropics. Grid cells were classified using the Getis-Ord Gi* statistic as areas of high sampling concentration (red: Gi* &gt; 1.96) or low sampling concentration (blue: Gi* &lt; -1.96; 95% confidence level). Analyses used presence records from Carmona-Higuita et al. (2023) at 30 arc-minute resolution (~55 km at equator; Behrmann projection). These clusters reflect historical concentration of botanical survey effort, not priority areas for future sampling; the latter are the completely unsampled cells (white in Figures 1 and 2 of the main text).</w:t>
        </w:r>
      </w:ins>
    </w:p>
    <w:p w14:paraId="4120222C" w14:textId="77777777" w:rsidR="00CF4241" w:rsidRPr="00720963" w:rsidRDefault="00000000">
      <w:pPr>
        <w:jc w:val="left"/>
        <w:rPr>
          <w:rFonts w:ascii="Times New Roman" w:eastAsia="Times New Roman" w:hAnsi="Times New Roman" w:cs="Times New Roman"/>
          <w:b/>
          <w:sz w:val="24"/>
          <w:szCs w:val="24"/>
        </w:rPr>
      </w:pPr>
      <w:r w:rsidRPr="00720963">
        <w:rPr>
          <w:rFonts w:ascii="Times New Roman" w:hAnsi="Times New Roman" w:cs="Times New Roman"/>
          <w:noProof/>
          <w:sz w:val="24"/>
          <w:szCs w:val="24"/>
        </w:rPr>
        <w:lastRenderedPageBreak/>
        <w:drawing>
          <wp:inline distT="114300" distB="114300" distL="114300" distR="114300" wp14:anchorId="2FFB7828" wp14:editId="5D3D55B2">
            <wp:extent cx="4586288" cy="4388792"/>
            <wp:effectExtent l="0" t="0" r="0" b="0"/>
            <wp:docPr id="21184639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l="50320" t="7619" b="8929"/>
                    <a:stretch>
                      <a:fillRect/>
                    </a:stretch>
                  </pic:blipFill>
                  <pic:spPr>
                    <a:xfrm>
                      <a:off x="0" y="0"/>
                      <a:ext cx="4586288" cy="4388792"/>
                    </a:xfrm>
                    <a:prstGeom prst="rect">
                      <a:avLst/>
                    </a:prstGeom>
                    <a:ln/>
                  </pic:spPr>
                </pic:pic>
              </a:graphicData>
            </a:graphic>
          </wp:inline>
        </w:drawing>
      </w:r>
      <w:r w:rsidRPr="00720963">
        <w:rPr>
          <w:rFonts w:ascii="Times New Roman" w:hAnsi="Times New Roman" w:cs="Times New Roman"/>
          <w:sz w:val="24"/>
          <w:szCs w:val="24"/>
        </w:rPr>
        <w:br w:type="page"/>
      </w:r>
    </w:p>
    <w:p w14:paraId="08CBD81E" w14:textId="77777777" w:rsidR="00CF4241" w:rsidRPr="00720963" w:rsidRDefault="00000000">
      <w:pPr>
        <w:pStyle w:val="Heading1"/>
        <w:jc w:val="left"/>
      </w:pPr>
      <w:bookmarkStart w:id="157" w:name="_heading=h.rz9mckps6v7s" w:colFirst="0" w:colLast="0"/>
      <w:bookmarkEnd w:id="157"/>
      <w:r w:rsidRPr="00720963">
        <w:lastRenderedPageBreak/>
        <w:t>ACKNOWLEDGEMENTS</w:t>
      </w:r>
    </w:p>
    <w:p w14:paraId="0F2E9A1E" w14:textId="77777777" w:rsidR="00CF4241" w:rsidRPr="00720963" w:rsidRDefault="00000000">
      <w:pPr>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We acknowledge the support provided to GML by the DFG for the project CONTINENT (ME 5087/1-1). </w:t>
      </w:r>
    </w:p>
    <w:p w14:paraId="09DB329D" w14:textId="77777777" w:rsidR="00CF4241" w:rsidRPr="00720963" w:rsidRDefault="00000000">
      <w:pPr>
        <w:jc w:val="left"/>
        <w:rPr>
          <w:rFonts w:ascii="Times New Roman" w:eastAsia="Times New Roman" w:hAnsi="Times New Roman" w:cs="Times New Roman"/>
          <w:b/>
          <w:sz w:val="24"/>
          <w:szCs w:val="24"/>
        </w:rPr>
      </w:pPr>
      <w:r w:rsidRPr="00720963">
        <w:rPr>
          <w:rFonts w:ascii="Times New Roman" w:eastAsia="Times New Roman" w:hAnsi="Times New Roman" w:cs="Times New Roman"/>
          <w:b/>
          <w:sz w:val="24"/>
          <w:szCs w:val="24"/>
        </w:rPr>
        <w:t>Author Contribution Statement</w:t>
      </w:r>
    </w:p>
    <w:p w14:paraId="39316FFA" w14:textId="77777777" w:rsidR="00CF4241" w:rsidRPr="00720963" w:rsidRDefault="00000000">
      <w:pPr>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AM, GML, AZ and DJL contributed to the conceptualization. AM led the investigation and GML supervised the work. MJCH, AM and GML performed material preparation, data curation, and formal analysis. DJL contributed with visualization. The first draft of the manuscript was written by MJCH with AM contributions. All authors commented on previous versions of the manuscript. All authors read and approved the final manuscript.</w:t>
      </w:r>
    </w:p>
    <w:p w14:paraId="38A1937A" w14:textId="77777777" w:rsidR="00CF4241" w:rsidRPr="00720963" w:rsidRDefault="00000000">
      <w:pPr>
        <w:jc w:val="left"/>
        <w:rPr>
          <w:rFonts w:ascii="Times New Roman" w:eastAsia="Times New Roman" w:hAnsi="Times New Roman" w:cs="Times New Roman"/>
          <w:b/>
          <w:sz w:val="24"/>
          <w:szCs w:val="24"/>
        </w:rPr>
      </w:pPr>
      <w:r w:rsidRPr="00720963">
        <w:rPr>
          <w:rFonts w:ascii="Times New Roman" w:eastAsia="Times New Roman" w:hAnsi="Times New Roman" w:cs="Times New Roman"/>
          <w:b/>
          <w:sz w:val="24"/>
          <w:szCs w:val="24"/>
        </w:rPr>
        <w:t>Conflict of Interest</w:t>
      </w:r>
    </w:p>
    <w:p w14:paraId="29A37801" w14:textId="77777777" w:rsidR="00CF4241" w:rsidRPr="00720963" w:rsidRDefault="00000000">
      <w:pPr>
        <w:jc w:val="left"/>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The corresponding author confirms on behalf of all authors that there have been no involvements that might raise the question of bias in the work reported or in the conclusions, implications, or opinions stated.</w:t>
      </w:r>
    </w:p>
    <w:p w14:paraId="7F3F792E" w14:textId="77777777" w:rsidR="00CF4241" w:rsidRPr="00720963" w:rsidRDefault="00000000">
      <w:pPr>
        <w:jc w:val="left"/>
        <w:rPr>
          <w:rFonts w:ascii="Times New Roman" w:eastAsia="Times New Roman" w:hAnsi="Times New Roman" w:cs="Times New Roman"/>
          <w:b/>
          <w:sz w:val="24"/>
          <w:szCs w:val="24"/>
        </w:rPr>
      </w:pPr>
      <w:r w:rsidRPr="00720963">
        <w:rPr>
          <w:rFonts w:ascii="Times New Roman" w:eastAsia="Times New Roman" w:hAnsi="Times New Roman" w:cs="Times New Roman"/>
          <w:b/>
          <w:sz w:val="24"/>
          <w:szCs w:val="24"/>
        </w:rPr>
        <w:t>Data availability statement</w:t>
      </w:r>
    </w:p>
    <w:p w14:paraId="4118CA1B" w14:textId="77777777" w:rsidR="00CF4241" w:rsidRPr="00720963" w:rsidRDefault="00000000">
      <w:pPr>
        <w:jc w:val="left"/>
        <w:rPr>
          <w:rFonts w:ascii="Times New Roman" w:eastAsia="Times New Roman" w:hAnsi="Times New Roman" w:cs="Times New Roman"/>
          <w:b/>
          <w:sz w:val="24"/>
          <w:szCs w:val="24"/>
        </w:rPr>
      </w:pPr>
      <w:r w:rsidRPr="00720963">
        <w:rPr>
          <w:rFonts w:ascii="Times New Roman" w:eastAsia="Times New Roman" w:hAnsi="Times New Roman" w:cs="Times New Roman"/>
          <w:sz w:val="24"/>
          <w:szCs w:val="24"/>
        </w:rPr>
        <w:t>The data supporting the findings of this study are provided in the Supporting Information of Carmona-Higuita et al., (2023). All scripts used for data processing and analysis are openly available on GitHub at Epiphyte-Shortfalls and have been archived in Zenodo with the DOI https://doi.org/10.5281/zenodo.15001563.</w:t>
      </w:r>
      <w:r w:rsidRPr="00720963">
        <w:rPr>
          <w:rFonts w:ascii="Times New Roman" w:hAnsi="Times New Roman" w:cs="Times New Roman"/>
          <w:sz w:val="24"/>
          <w:szCs w:val="24"/>
        </w:rPr>
        <w:br w:type="page"/>
      </w:r>
    </w:p>
    <w:p w14:paraId="6F0E32F7" w14:textId="77777777" w:rsidR="00CF4241" w:rsidRPr="00720963" w:rsidRDefault="00000000">
      <w:pPr>
        <w:pStyle w:val="Heading1"/>
        <w:jc w:val="left"/>
      </w:pPr>
      <w:bookmarkStart w:id="158" w:name="_heading=h.r7zstown65g5" w:colFirst="0" w:colLast="0"/>
      <w:bookmarkEnd w:id="158"/>
      <w:r w:rsidRPr="00720963">
        <w:lastRenderedPageBreak/>
        <w:t>REFERENCES</w:t>
      </w:r>
    </w:p>
    <w:p w14:paraId="0EC620A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lang w:val="it-IT"/>
        </w:rPr>
        <w:t xml:space="preserve">Amano, T., Lamming, J. D. L., &amp; Sutherland, W. J. (2016). </w:t>
      </w:r>
      <w:r w:rsidRPr="00720963">
        <w:rPr>
          <w:rFonts w:ascii="Times New Roman" w:eastAsia="Times New Roman" w:hAnsi="Times New Roman" w:cs="Times New Roman"/>
          <w:sz w:val="24"/>
          <w:szCs w:val="24"/>
        </w:rPr>
        <w:t xml:space="preserve">Spatial Gaps in Global Biodiversity Information and the Role of Citizen Science. </w:t>
      </w:r>
      <w:r w:rsidRPr="00720963">
        <w:rPr>
          <w:rFonts w:ascii="Times New Roman" w:eastAsia="Times New Roman" w:hAnsi="Times New Roman" w:cs="Times New Roman"/>
          <w:i/>
          <w:sz w:val="24"/>
          <w:szCs w:val="24"/>
          <w:lang w:val="es-ES"/>
        </w:rPr>
        <w:t>BioScience</w:t>
      </w:r>
      <w:r w:rsidRPr="00720963">
        <w:rPr>
          <w:rFonts w:ascii="Times New Roman" w:eastAsia="Times New Roman" w:hAnsi="Times New Roman" w:cs="Times New Roman"/>
          <w:sz w:val="24"/>
          <w:szCs w:val="24"/>
          <w:lang w:val="es-ES"/>
        </w:rPr>
        <w:t xml:space="preserve">, </w:t>
      </w:r>
      <w:r w:rsidRPr="00720963">
        <w:rPr>
          <w:rFonts w:ascii="Times New Roman" w:eastAsia="Times New Roman" w:hAnsi="Times New Roman" w:cs="Times New Roman"/>
          <w:i/>
          <w:sz w:val="24"/>
          <w:szCs w:val="24"/>
          <w:lang w:val="es-ES"/>
        </w:rPr>
        <w:t>66</w:t>
      </w:r>
      <w:r w:rsidRPr="00720963">
        <w:rPr>
          <w:rFonts w:ascii="Times New Roman" w:eastAsia="Times New Roman" w:hAnsi="Times New Roman" w:cs="Times New Roman"/>
          <w:sz w:val="24"/>
          <w:szCs w:val="24"/>
          <w:lang w:val="es-ES"/>
        </w:rPr>
        <w:t>(5), 393–400. https://doi.org/10.1093/biosci/biw022</w:t>
      </w:r>
    </w:p>
    <w:p w14:paraId="61E03289"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es-ES"/>
        </w:rPr>
        <w:t xml:space="preserve">Araujo, M. L., Quaresma, A. C., &amp; Ramos, F. N. (2022). </w:t>
      </w:r>
      <w:r w:rsidRPr="00720963">
        <w:rPr>
          <w:rFonts w:ascii="Times New Roman" w:eastAsia="Times New Roman" w:hAnsi="Times New Roman" w:cs="Times New Roman"/>
          <w:sz w:val="24"/>
          <w:szCs w:val="24"/>
        </w:rPr>
        <w:t xml:space="preserve">GBIF information is not enough: National database improves the inventory completeness of Amazonian epiphytes. </w:t>
      </w:r>
      <w:r w:rsidRPr="00720963">
        <w:rPr>
          <w:rFonts w:ascii="Times New Roman" w:eastAsia="Times New Roman" w:hAnsi="Times New Roman" w:cs="Times New Roman"/>
          <w:i/>
          <w:sz w:val="24"/>
          <w:szCs w:val="24"/>
        </w:rPr>
        <w:t>Biodiversity and Conservation</w:t>
      </w:r>
      <w:r w:rsidRPr="00720963">
        <w:rPr>
          <w:rFonts w:ascii="Times New Roman" w:eastAsia="Times New Roman" w:hAnsi="Times New Roman" w:cs="Times New Roman"/>
          <w:sz w:val="24"/>
          <w:szCs w:val="24"/>
        </w:rPr>
        <w:t>. https://doi.org/10.1007/s10531-022-02458-x</w:t>
      </w:r>
    </w:p>
    <w:p w14:paraId="70FF999E"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Araujo, M. L., &amp; Ramos, F. N. (2021). Targeting the survey efforts: Gaps and biases in epiphyte sampling at a biodiversity hotspot. </w:t>
      </w:r>
      <w:r w:rsidRPr="00720963">
        <w:rPr>
          <w:rFonts w:ascii="Times New Roman" w:eastAsia="Times New Roman" w:hAnsi="Times New Roman" w:cs="Times New Roman"/>
          <w:i/>
          <w:sz w:val="24"/>
          <w:szCs w:val="24"/>
        </w:rPr>
        <w:t>Forest Ecology and Management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498</w:t>
      </w:r>
      <w:r w:rsidRPr="00720963">
        <w:rPr>
          <w:rFonts w:ascii="Times New Roman" w:eastAsia="Times New Roman" w:hAnsi="Times New Roman" w:cs="Times New Roman"/>
          <w:sz w:val="24"/>
          <w:szCs w:val="24"/>
        </w:rPr>
        <w:t>, 119544. https://doi.org/10.1016/j.foreco.2021.119544</w:t>
      </w:r>
    </w:p>
    <w:p w14:paraId="18B5392A"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Benavides, A. M., Duque M., A. J., Duivenvoorden, J. F., Vasco, A., &amp; Callejas, R. (2005). A First Quantitative Census of Vascular Epiphytes in Rain forests of Colombian Amazonia. </w:t>
      </w:r>
      <w:r w:rsidRPr="00720963">
        <w:rPr>
          <w:rFonts w:ascii="Times New Roman" w:eastAsia="Times New Roman" w:hAnsi="Times New Roman" w:cs="Times New Roman"/>
          <w:i/>
          <w:sz w:val="24"/>
          <w:szCs w:val="24"/>
        </w:rPr>
        <w:t>Biodiversity and Conservation</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14</w:t>
      </w:r>
      <w:r w:rsidRPr="00720963">
        <w:rPr>
          <w:rFonts w:ascii="Times New Roman" w:eastAsia="Times New Roman" w:hAnsi="Times New Roman" w:cs="Times New Roman"/>
          <w:sz w:val="24"/>
          <w:szCs w:val="24"/>
        </w:rPr>
        <w:t>(3), 739–758. https://doi.org/10.1007/s10531-004-3920-9</w:t>
      </w:r>
    </w:p>
    <w:p w14:paraId="7B5EAFF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Benzing, D. H. (1990). Vascular epiphytes. In </w:t>
      </w:r>
      <w:r w:rsidRPr="00720963">
        <w:rPr>
          <w:rFonts w:ascii="Times New Roman" w:eastAsia="Times New Roman" w:hAnsi="Times New Roman" w:cs="Times New Roman"/>
          <w:i/>
          <w:sz w:val="24"/>
          <w:szCs w:val="24"/>
        </w:rPr>
        <w:t>Forest canopies</w:t>
      </w:r>
      <w:r w:rsidRPr="00720963">
        <w:rPr>
          <w:rFonts w:ascii="Times New Roman" w:eastAsia="Times New Roman" w:hAnsi="Times New Roman" w:cs="Times New Roman"/>
          <w:sz w:val="24"/>
          <w:szCs w:val="24"/>
        </w:rPr>
        <w:t xml:space="preserve"> (pp. 175–211). Cambridge University Press.</w:t>
      </w:r>
    </w:p>
    <w:p w14:paraId="7A924B6F"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de-DE"/>
        </w:rPr>
        <w:t xml:space="preserve">Bivand, R. S., Keitt, T. H., &amp; Rowlingson, B. (2021). </w:t>
      </w:r>
      <w:r w:rsidRPr="00720963">
        <w:rPr>
          <w:rFonts w:ascii="Times New Roman" w:eastAsia="Times New Roman" w:hAnsi="Times New Roman" w:cs="Times New Roman"/>
          <w:i/>
          <w:sz w:val="24"/>
          <w:szCs w:val="24"/>
        </w:rPr>
        <w:t>RGDAL: bindings for the ’geospatial’ data abstraction library. R package v.1.5-23</w:t>
      </w:r>
      <w:r w:rsidRPr="00720963">
        <w:rPr>
          <w:rFonts w:ascii="Times New Roman" w:eastAsia="Times New Roman" w:hAnsi="Times New Roman" w:cs="Times New Roman"/>
          <w:sz w:val="24"/>
          <w:szCs w:val="24"/>
        </w:rPr>
        <w:t>. https://CRAN.R-project.org/package=rgdal</w:t>
      </w:r>
    </w:p>
    <w:p w14:paraId="5964C8F3"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Bivand, R. S., &amp; Wong, D. W. S. (2018). Comparing implementations of global and local indicators of spatial association. </w:t>
      </w:r>
      <w:r w:rsidRPr="00720963">
        <w:rPr>
          <w:rFonts w:ascii="Times New Roman" w:eastAsia="Times New Roman" w:hAnsi="Times New Roman" w:cs="Times New Roman"/>
          <w:i/>
          <w:sz w:val="24"/>
          <w:szCs w:val="24"/>
        </w:rPr>
        <w:t>TEST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27</w:t>
      </w:r>
      <w:r w:rsidRPr="00720963">
        <w:rPr>
          <w:rFonts w:ascii="Times New Roman" w:eastAsia="Times New Roman" w:hAnsi="Times New Roman" w:cs="Times New Roman"/>
          <w:sz w:val="24"/>
          <w:szCs w:val="24"/>
        </w:rPr>
        <w:t>(3), 716–748. https://doi.org/10.1007/s11749-018-0599-x</w:t>
      </w:r>
    </w:p>
    <w:p w14:paraId="0A7DF436"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Brown, M. J. M., Bachman, S. P., &amp; Nic Lughadha, E. (2023). Three in four undescribed plant species are threatened with extinction. </w:t>
      </w:r>
      <w:r w:rsidRPr="00720963">
        <w:rPr>
          <w:rFonts w:ascii="Times New Roman" w:eastAsia="Times New Roman" w:hAnsi="Times New Roman" w:cs="Times New Roman"/>
          <w:i/>
          <w:sz w:val="24"/>
          <w:szCs w:val="24"/>
        </w:rPr>
        <w:t>New Phytologist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240</w:t>
      </w:r>
      <w:r w:rsidRPr="00720963">
        <w:rPr>
          <w:rFonts w:ascii="Times New Roman" w:eastAsia="Times New Roman" w:hAnsi="Times New Roman" w:cs="Times New Roman"/>
          <w:sz w:val="24"/>
          <w:szCs w:val="24"/>
        </w:rPr>
        <w:t>(4), 1340–1344. https://doi.org/10.1111/nph.19214</w:t>
      </w:r>
    </w:p>
    <w:p w14:paraId="1D0E7E9B"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Cardelus, C. L., Colwell, R. K., &amp; Watkins, J. E. (2006). Vascular epiphyte distribution patterns: Explaining the mid-elevation richness peak. </w:t>
      </w:r>
      <w:r w:rsidRPr="00720963">
        <w:rPr>
          <w:rFonts w:ascii="Times New Roman" w:eastAsia="Times New Roman" w:hAnsi="Times New Roman" w:cs="Times New Roman"/>
          <w:i/>
          <w:sz w:val="24"/>
          <w:szCs w:val="24"/>
        </w:rPr>
        <w:t>Journal of Ecology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94</w:t>
      </w:r>
      <w:r w:rsidRPr="00720963">
        <w:rPr>
          <w:rFonts w:ascii="Times New Roman" w:eastAsia="Times New Roman" w:hAnsi="Times New Roman" w:cs="Times New Roman"/>
          <w:sz w:val="24"/>
          <w:szCs w:val="24"/>
        </w:rPr>
        <w:t>(1), 144–156. https://doi.org/10.1111/j.1365-2745.2005.01052.x</w:t>
      </w:r>
    </w:p>
    <w:p w14:paraId="501BC29F"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Carmona-Higuita, M. J., Mendieta-Leiva, G., Gómez-Díaz, J. A., Villalobos, F., Ramos, F. N., Elias, J. P. C., Jiménez-López, D. A., Zuluaga, A., Holst, B., Kessler, M., Mathieu, G., Zizka, A., Zotz, G., &amp; Krömer, T. (2023). </w:t>
      </w:r>
      <w:r w:rsidRPr="00720963">
        <w:rPr>
          <w:rFonts w:ascii="Times New Roman" w:eastAsia="Times New Roman" w:hAnsi="Times New Roman" w:cs="Times New Roman"/>
          <w:i/>
          <w:sz w:val="24"/>
          <w:szCs w:val="24"/>
        </w:rPr>
        <w:t>Conservation status of vascular epiphytes in the Neotropics</w:t>
      </w:r>
      <w:r w:rsidRPr="00720963">
        <w:rPr>
          <w:rFonts w:ascii="Times New Roman" w:eastAsia="Times New Roman" w:hAnsi="Times New Roman" w:cs="Times New Roman"/>
          <w:sz w:val="24"/>
          <w:szCs w:val="24"/>
        </w:rPr>
        <w:t xml:space="preserve"> [Preprint]. In Review. https://doi.org/10.21203/rs.3.rs-2773328/v1</w:t>
      </w:r>
    </w:p>
    <w:p w14:paraId="54061E15"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Carmona‐Higuita, M. J., Mendieta‐Leiva, G., Gómez‐Díaz, J. A., Villalobos, F., Ramos, F. N., Elias, J. P. C., Jiménez‐López, D. A., Zuluaga, A., Holst, B., Kessler, M., Mathieu, G., Zizka, A., Zotz, G., &amp; Krömer, T. (2025). Endemism Centres of the Five Richest Vascular Epiphyte Families in the Neotropics. </w:t>
      </w:r>
      <w:r w:rsidRPr="00720963">
        <w:rPr>
          <w:rFonts w:ascii="Times New Roman" w:eastAsia="Times New Roman" w:hAnsi="Times New Roman" w:cs="Times New Roman"/>
          <w:i/>
          <w:sz w:val="24"/>
          <w:szCs w:val="24"/>
        </w:rPr>
        <w:t>Journal of Biogeography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52</w:t>
      </w:r>
      <w:r w:rsidRPr="00720963">
        <w:rPr>
          <w:rFonts w:ascii="Times New Roman" w:eastAsia="Times New Roman" w:hAnsi="Times New Roman" w:cs="Times New Roman"/>
          <w:sz w:val="24"/>
          <w:szCs w:val="24"/>
        </w:rPr>
        <w:t>(1), 80–91. https://doi.org/10.1111/jbi.15016</w:t>
      </w:r>
    </w:p>
    <w:p w14:paraId="09BD010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Cheek, M., Nic Lughadha, E., Kirk, P., Lindon, H., Carretero, J., Looney, B., Douglas, B., Haelewaters, D., Gaya, E., Llewellyn, T., Ainsworth, A. M., Gafforov, Y., Hyde, K., Crous, </w:t>
      </w:r>
      <w:r w:rsidRPr="00720963">
        <w:rPr>
          <w:rFonts w:ascii="Times New Roman" w:eastAsia="Times New Roman" w:hAnsi="Times New Roman" w:cs="Times New Roman"/>
          <w:sz w:val="24"/>
          <w:szCs w:val="24"/>
        </w:rPr>
        <w:lastRenderedPageBreak/>
        <w:t xml:space="preserve">P., Hughes, M., Walker, B. E., Campostrini Forzza, R., Wong, K. M., &amp; Niskanen, T. (2020). New scientific discoveries: Plants and fungi. </w:t>
      </w:r>
      <w:r w:rsidRPr="00720963">
        <w:rPr>
          <w:rFonts w:ascii="Times New Roman" w:eastAsia="Times New Roman" w:hAnsi="Times New Roman" w:cs="Times New Roman"/>
          <w:i/>
          <w:sz w:val="24"/>
          <w:szCs w:val="24"/>
        </w:rPr>
        <w:t>PLANTS, PEOPLE, PLANET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w:t>
      </w:r>
      <w:r w:rsidRPr="00720963">
        <w:rPr>
          <w:rFonts w:ascii="Times New Roman" w:eastAsia="Times New Roman" w:hAnsi="Times New Roman" w:cs="Times New Roman"/>
          <w:sz w:val="24"/>
          <w:szCs w:val="24"/>
        </w:rPr>
        <w:t>(5), 371–388. https://doi.org/10.1002/ppp3.10148</w:t>
      </w:r>
    </w:p>
    <w:p w14:paraId="32DDCEAD"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de Lima, R. A. F., Phillips, O. L., Duque, A., Tello, J. S., Davies, S. J., De Oliveira, A. A., Muller, S., Honorio Coronado, E. N., Vilanova, E., Cuni-Sanchez, A., Baker, T. R., Ryan, C. M., Malizia, A., Lewis, S. L., Ter Steege, H., Ferreira, J., Marimon, B. S., Luu, H. T., Imani, G., … Vásquez, R. (2022). Making forest data fair and open. </w:t>
      </w:r>
      <w:r w:rsidRPr="00720963">
        <w:rPr>
          <w:rFonts w:ascii="Times New Roman" w:eastAsia="Times New Roman" w:hAnsi="Times New Roman" w:cs="Times New Roman"/>
          <w:i/>
          <w:sz w:val="24"/>
          <w:szCs w:val="24"/>
        </w:rPr>
        <w:t>Nature Ecology &amp; Evolution</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6</w:t>
      </w:r>
      <w:r w:rsidRPr="00720963">
        <w:rPr>
          <w:rFonts w:ascii="Times New Roman" w:eastAsia="Times New Roman" w:hAnsi="Times New Roman" w:cs="Times New Roman"/>
          <w:sz w:val="24"/>
          <w:szCs w:val="24"/>
        </w:rPr>
        <w:t>(6), 656–658. https://doi.org/10.1038/s41559-022-01738-7</w:t>
      </w:r>
    </w:p>
    <w:p w14:paraId="024E87D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Delves, J., Albán‐Castillo, J., Cano, A., Fernández Aviles, C., Gagnon, E., Gonzáles, P., Knapp, S., León, B., Marcelo‐Peña, J. L., Reynel, C., Rojas Gonzáles, R. D. P., Rodríguez Rodríguez, E. F., Särkinen, T., Vásquez Martínez, R., &amp; Moonlight, P. W. (2024). Small and in‐country herbaria are vital for accurate plant threat assessments: A case study from Peru. </w:t>
      </w:r>
      <w:r w:rsidRPr="00720963">
        <w:rPr>
          <w:rFonts w:ascii="Times New Roman" w:eastAsia="Times New Roman" w:hAnsi="Times New Roman" w:cs="Times New Roman"/>
          <w:i/>
          <w:sz w:val="24"/>
          <w:szCs w:val="24"/>
        </w:rPr>
        <w:t>PLANTS, PEOPLE, PLANET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6</w:t>
      </w:r>
      <w:r w:rsidRPr="00720963">
        <w:rPr>
          <w:rFonts w:ascii="Times New Roman" w:eastAsia="Times New Roman" w:hAnsi="Times New Roman" w:cs="Times New Roman"/>
          <w:sz w:val="24"/>
          <w:szCs w:val="24"/>
        </w:rPr>
        <w:t>(1), 174–185. https://doi.org/10.1002/ppp3.10425</w:t>
      </w:r>
    </w:p>
    <w:p w14:paraId="19BEC191"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rPr>
        <w:t xml:space="preserve">Epiphyte Inventory Group. (2025). </w:t>
      </w:r>
      <w:r w:rsidRPr="00720963">
        <w:rPr>
          <w:rFonts w:ascii="Times New Roman" w:eastAsia="Times New Roman" w:hAnsi="Times New Roman" w:cs="Times New Roman"/>
          <w:i/>
          <w:sz w:val="24"/>
          <w:szCs w:val="24"/>
        </w:rPr>
        <w:t>EpIG: Epiphyte Invent​ory Group​​. A global initiative to bring together epiphyte inventory data from across the world</w:t>
      </w:r>
      <w:r w:rsidRPr="00720963">
        <w:rPr>
          <w:rFonts w:ascii="Times New Roman" w:eastAsia="Times New Roman" w:hAnsi="Times New Roman" w:cs="Times New Roman"/>
          <w:sz w:val="24"/>
          <w:szCs w:val="24"/>
        </w:rPr>
        <w:t xml:space="preserve">. </w:t>
      </w:r>
      <w:hyperlink r:id="rId13">
        <w:r w:rsidR="00CF4241" w:rsidRPr="00720963">
          <w:rPr>
            <w:rFonts w:ascii="Times New Roman" w:eastAsia="Times New Roman" w:hAnsi="Times New Roman" w:cs="Times New Roman"/>
            <w:color w:val="1155CC"/>
            <w:sz w:val="24"/>
            <w:szCs w:val="24"/>
            <w:u w:val="single"/>
            <w:lang w:val="es-ES"/>
          </w:rPr>
          <w:t>https://www.epigdatabase.org/</w:t>
        </w:r>
      </w:hyperlink>
    </w:p>
    <w:p w14:paraId="46148576"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es-ES"/>
        </w:rPr>
        <w:t xml:space="preserve">Escribano, N., Ariño, A. H., &amp; Galicia, D. (2016). </w:t>
      </w:r>
      <w:r w:rsidRPr="00720963">
        <w:rPr>
          <w:rFonts w:ascii="Times New Roman" w:eastAsia="Times New Roman" w:hAnsi="Times New Roman" w:cs="Times New Roman"/>
          <w:sz w:val="24"/>
          <w:szCs w:val="24"/>
        </w:rPr>
        <w:t xml:space="preserve">Biodiversity data obsolescence and land uses changes. </w:t>
      </w:r>
      <w:r w:rsidRPr="00720963">
        <w:rPr>
          <w:rFonts w:ascii="Times New Roman" w:eastAsia="Times New Roman" w:hAnsi="Times New Roman" w:cs="Times New Roman"/>
          <w:i/>
          <w:sz w:val="24"/>
          <w:szCs w:val="24"/>
        </w:rPr>
        <w:t>PeerJ</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4</w:t>
      </w:r>
      <w:r w:rsidRPr="00720963">
        <w:rPr>
          <w:rFonts w:ascii="Times New Roman" w:eastAsia="Times New Roman" w:hAnsi="Times New Roman" w:cs="Times New Roman"/>
          <w:sz w:val="24"/>
          <w:szCs w:val="24"/>
        </w:rPr>
        <w:t>, e2743. https://doi.org/10.7717/peerj.2743</w:t>
      </w:r>
    </w:p>
    <w:p w14:paraId="1C50C9AD"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Feeley, K. (2015). Are We Filling the Data Void? An Assessment of the Amount and Extent of Plant Collection Records and Census Data Available for Tropical South America. </w:t>
      </w:r>
      <w:r w:rsidRPr="00720963">
        <w:rPr>
          <w:rFonts w:ascii="Times New Roman" w:eastAsia="Times New Roman" w:hAnsi="Times New Roman" w:cs="Times New Roman"/>
          <w:i/>
          <w:sz w:val="24"/>
          <w:szCs w:val="24"/>
        </w:rPr>
        <w:t>PLOS ONE</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10</w:t>
      </w:r>
      <w:r w:rsidRPr="00720963">
        <w:rPr>
          <w:rFonts w:ascii="Times New Roman" w:eastAsia="Times New Roman" w:hAnsi="Times New Roman" w:cs="Times New Roman"/>
          <w:sz w:val="24"/>
          <w:szCs w:val="24"/>
        </w:rPr>
        <w:t>(4), e0125629. https://doi.org/10.1371/journal.pone.0125629</w:t>
      </w:r>
    </w:p>
    <w:p w14:paraId="6255A21A"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Foster, P. (2001). The potential negative impacts of global climate change on tropical montane cloud forests. </w:t>
      </w:r>
      <w:r w:rsidRPr="00720963">
        <w:rPr>
          <w:rFonts w:ascii="Times New Roman" w:eastAsia="Times New Roman" w:hAnsi="Times New Roman" w:cs="Times New Roman"/>
          <w:i/>
          <w:sz w:val="24"/>
          <w:szCs w:val="24"/>
        </w:rPr>
        <w:t>Earth-Science Reviews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55</w:t>
      </w:r>
      <w:r w:rsidRPr="00720963">
        <w:rPr>
          <w:rFonts w:ascii="Times New Roman" w:eastAsia="Times New Roman" w:hAnsi="Times New Roman" w:cs="Times New Roman"/>
          <w:sz w:val="24"/>
          <w:szCs w:val="24"/>
        </w:rPr>
        <w:t>(1–2), 73–106. https://doi.org/10.1016/S0012-8252(01)00056-3</w:t>
      </w:r>
    </w:p>
    <w:p w14:paraId="0A389864"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Freitas, L., Salino, A., Neto, L. M., Almeida, T. E., Mortara, S. R., Stehmann, J. R., Amorim, A. M., Guimarães, E. F., Coelho, M. N., Zanin, A., &amp; Forzza, R. C. (2016). A comprehensive checklist of vascular epiphytes of the Atlantic Forest reveals outstanding endemic rates. </w:t>
      </w:r>
      <w:r w:rsidRPr="00720963">
        <w:rPr>
          <w:rFonts w:ascii="Times New Roman" w:eastAsia="Times New Roman" w:hAnsi="Times New Roman" w:cs="Times New Roman"/>
          <w:i/>
          <w:sz w:val="24"/>
          <w:szCs w:val="24"/>
        </w:rPr>
        <w:t>PhytoKeys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58</w:t>
      </w:r>
      <w:r w:rsidRPr="00720963">
        <w:rPr>
          <w:rFonts w:ascii="Times New Roman" w:eastAsia="Times New Roman" w:hAnsi="Times New Roman" w:cs="Times New Roman"/>
          <w:sz w:val="24"/>
          <w:szCs w:val="24"/>
        </w:rPr>
        <w:t>(1), 65–79. https://doi.org/10.3897/phytokeys.58.5643</w:t>
      </w:r>
    </w:p>
    <w:p w14:paraId="383AD8BE"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Freudenstein, J. V., &amp; Chase, M. W. (2015). Phylogenetic relationships in Epidendroideae (Orchidaceae), one of the great flowering plant radiations: Progressive specialization and diversification. </w:t>
      </w:r>
      <w:r w:rsidRPr="00720963">
        <w:rPr>
          <w:rFonts w:ascii="Times New Roman" w:eastAsia="Times New Roman" w:hAnsi="Times New Roman" w:cs="Times New Roman"/>
          <w:i/>
          <w:sz w:val="24"/>
          <w:szCs w:val="24"/>
        </w:rPr>
        <w:t>Annals of Botany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115</w:t>
      </w:r>
      <w:r w:rsidRPr="00720963">
        <w:rPr>
          <w:rFonts w:ascii="Times New Roman" w:eastAsia="Times New Roman" w:hAnsi="Times New Roman" w:cs="Times New Roman"/>
          <w:sz w:val="24"/>
          <w:szCs w:val="24"/>
        </w:rPr>
        <w:t>(4), 665–681. https://doi.org/10.1093/aob/mcu253</w:t>
      </w:r>
    </w:p>
    <w:p w14:paraId="4499D581"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Garcillán, P. P., &amp; Ezcurra, E. (2011). Sampling procedures and species estimation: Testing the effectiveness of herbarium data against vegetation sampling in an oceanic island: Testing herbarium data against vegetation sampling. </w:t>
      </w:r>
      <w:r w:rsidRPr="00720963">
        <w:rPr>
          <w:rFonts w:ascii="Times New Roman" w:eastAsia="Times New Roman" w:hAnsi="Times New Roman" w:cs="Times New Roman"/>
          <w:i/>
          <w:sz w:val="24"/>
          <w:szCs w:val="24"/>
        </w:rPr>
        <w:t>Journal of Vegetation Science</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22</w:t>
      </w:r>
      <w:r w:rsidRPr="00720963">
        <w:rPr>
          <w:rFonts w:ascii="Times New Roman" w:eastAsia="Times New Roman" w:hAnsi="Times New Roman" w:cs="Times New Roman"/>
          <w:sz w:val="24"/>
          <w:szCs w:val="24"/>
        </w:rPr>
        <w:t>(2), 273–280. https://doi.org/10.1111/j.1654-1103.2010.01247.x</w:t>
      </w:r>
    </w:p>
    <w:p w14:paraId="5CA07F97"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Gasper, A. L. D., Eisenlohr, P. V., &amp; Salino, A. (2016). Improving collection efforts to avoid loss of biodiversity: Lessons from comprehensive sampling of lycophytes and ferns in the subtropical Atlantic Forest. </w:t>
      </w:r>
      <w:r w:rsidRPr="00720963">
        <w:rPr>
          <w:rFonts w:ascii="Times New Roman" w:eastAsia="Times New Roman" w:hAnsi="Times New Roman" w:cs="Times New Roman"/>
          <w:i/>
          <w:sz w:val="24"/>
          <w:szCs w:val="24"/>
        </w:rPr>
        <w:t>Acta Botanica Brasilica</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30</w:t>
      </w:r>
      <w:r w:rsidRPr="00720963">
        <w:rPr>
          <w:rFonts w:ascii="Times New Roman" w:eastAsia="Times New Roman" w:hAnsi="Times New Roman" w:cs="Times New Roman"/>
          <w:sz w:val="24"/>
          <w:szCs w:val="24"/>
        </w:rPr>
        <w:t>(2), 166–175. https://doi.org/10.1590/0102-33062015abb0292</w:t>
      </w:r>
    </w:p>
    <w:p w14:paraId="144BB9DF"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Gaston, K. J. (2003). </w:t>
      </w:r>
      <w:r w:rsidRPr="00720963">
        <w:rPr>
          <w:rFonts w:ascii="Times New Roman" w:eastAsia="Times New Roman" w:hAnsi="Times New Roman" w:cs="Times New Roman"/>
          <w:i/>
          <w:sz w:val="24"/>
          <w:szCs w:val="24"/>
        </w:rPr>
        <w:t>The structure and dynamics of geographic ranges</w:t>
      </w:r>
      <w:r w:rsidRPr="00720963">
        <w:rPr>
          <w:rFonts w:ascii="Times New Roman" w:eastAsia="Times New Roman" w:hAnsi="Times New Roman" w:cs="Times New Roman"/>
          <w:sz w:val="24"/>
          <w:szCs w:val="24"/>
        </w:rPr>
        <w:t>. Oxford University Press.</w:t>
      </w:r>
    </w:p>
    <w:p w14:paraId="382656B6"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Gentry, A., &amp; Dodson, C. (1987). Diversity and biogeography of Neotropical vascular epiphytes. </w:t>
      </w:r>
      <w:r w:rsidRPr="00720963">
        <w:rPr>
          <w:rFonts w:ascii="Times New Roman" w:eastAsia="Times New Roman" w:hAnsi="Times New Roman" w:cs="Times New Roman"/>
          <w:i/>
          <w:sz w:val="24"/>
          <w:szCs w:val="24"/>
        </w:rPr>
        <w:t>Annals of the Missouri Botanical Garden</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74</w:t>
      </w:r>
      <w:r w:rsidRPr="00720963">
        <w:rPr>
          <w:rFonts w:ascii="Times New Roman" w:eastAsia="Times New Roman" w:hAnsi="Times New Roman" w:cs="Times New Roman"/>
          <w:sz w:val="24"/>
          <w:szCs w:val="24"/>
        </w:rPr>
        <w:t>(2), 205–233.</w:t>
      </w:r>
    </w:p>
    <w:p w14:paraId="31D94E86"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Getis, A., &amp; Ord, J. K. (1992). The Analysis of Spatial Association by Use of Distance Statistics. </w:t>
      </w:r>
      <w:r w:rsidRPr="00720963">
        <w:rPr>
          <w:rFonts w:ascii="Times New Roman" w:eastAsia="Times New Roman" w:hAnsi="Times New Roman" w:cs="Times New Roman"/>
          <w:i/>
          <w:sz w:val="24"/>
          <w:szCs w:val="24"/>
        </w:rPr>
        <w:t>Geographical Analysis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24</w:t>
      </w:r>
      <w:r w:rsidRPr="00720963">
        <w:rPr>
          <w:rFonts w:ascii="Times New Roman" w:eastAsia="Times New Roman" w:hAnsi="Times New Roman" w:cs="Times New Roman"/>
          <w:sz w:val="24"/>
          <w:szCs w:val="24"/>
        </w:rPr>
        <w:t>(3), 189–206. https://doi.org/10.1111/j.1538-4632.1992.tb00261.x</w:t>
      </w:r>
    </w:p>
    <w:p w14:paraId="78A62C50"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Guedes, T. B., Sawaya, R. J., Zizka, A., Laffan, S., Faurby, S., Pyron, R. A., Bérnils, R. S., Jansen, M., Passos, P., Prudente, A. L. C., Cisneros‐Heredia, D. F., Braz, H. B., Nogueira, C. D. C., &amp; Antonelli, A. (2018). Patterns, biases and prospects in the distribution and diversity of Neotropical snakes. </w:t>
      </w:r>
      <w:r w:rsidRPr="00720963">
        <w:rPr>
          <w:rFonts w:ascii="Times New Roman" w:eastAsia="Times New Roman" w:hAnsi="Times New Roman" w:cs="Times New Roman"/>
          <w:i/>
          <w:sz w:val="24"/>
          <w:szCs w:val="24"/>
        </w:rPr>
        <w:t>Global Ecology and Biogeography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27</w:t>
      </w:r>
      <w:r w:rsidRPr="00720963">
        <w:rPr>
          <w:rFonts w:ascii="Times New Roman" w:eastAsia="Times New Roman" w:hAnsi="Times New Roman" w:cs="Times New Roman"/>
          <w:sz w:val="24"/>
          <w:szCs w:val="24"/>
        </w:rPr>
        <w:t xml:space="preserve">(1), 14–21. https://doi.org/10.1111/geb.12679 </w:t>
      </w:r>
    </w:p>
    <w:p w14:paraId="19FEFDC3"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Guisande, C., &amp; Lobo, J. M. (2019). </w:t>
      </w:r>
      <w:r w:rsidRPr="00720963">
        <w:rPr>
          <w:rFonts w:ascii="Times New Roman" w:eastAsia="Times New Roman" w:hAnsi="Times New Roman" w:cs="Times New Roman"/>
          <w:i/>
          <w:sz w:val="24"/>
          <w:szCs w:val="24"/>
        </w:rPr>
        <w:t>Discriminating well surveyed spatial units from exhaustive biodiversity databases</w:t>
      </w:r>
      <w:r w:rsidRPr="00720963">
        <w:rPr>
          <w:rFonts w:ascii="Times New Roman" w:eastAsia="Times New Roman" w:hAnsi="Times New Roman" w:cs="Times New Roman"/>
          <w:sz w:val="24"/>
          <w:szCs w:val="24"/>
        </w:rPr>
        <w:t xml:space="preserve"> (Version R package version 2.0) [Computer software]. http://cran. r-project. org/web/packages/KnowBR</w:t>
      </w:r>
    </w:p>
    <w:p w14:paraId="6659EFB0"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Guzmán-Jacob, V., Weigelt, P., Craven, D., Zotz, G., Krömer, T., &amp; Kreft, H. (2021). Biovera-Epi: A new database on species diversity, community composition and leaf functional traits of vascular epiphytes along gradients of elevation and forest-use intensity in Mexico. </w:t>
      </w:r>
      <w:r w:rsidRPr="00720963">
        <w:rPr>
          <w:rFonts w:ascii="Times New Roman" w:eastAsia="Times New Roman" w:hAnsi="Times New Roman" w:cs="Times New Roman"/>
          <w:i/>
          <w:sz w:val="24"/>
          <w:szCs w:val="24"/>
        </w:rPr>
        <w:t>Biodiversity Data Journal</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9</w:t>
      </w:r>
      <w:r w:rsidRPr="00720963">
        <w:rPr>
          <w:rFonts w:ascii="Times New Roman" w:eastAsia="Times New Roman" w:hAnsi="Times New Roman" w:cs="Times New Roman"/>
          <w:sz w:val="24"/>
          <w:szCs w:val="24"/>
        </w:rPr>
        <w:t>, e71974. https://doi.org/10.3897/BDJ.9.e71974</w:t>
      </w:r>
    </w:p>
    <w:p w14:paraId="234D2894"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Haque, Md. M., Beaumont, L. J., &amp; Nipperess, D. A. (2020). Taxonomic shortfalls in digitised collections of Australia’s flora. </w:t>
      </w:r>
      <w:r w:rsidRPr="00720963">
        <w:rPr>
          <w:rFonts w:ascii="Times New Roman" w:eastAsia="Times New Roman" w:hAnsi="Times New Roman" w:cs="Times New Roman"/>
          <w:i/>
          <w:sz w:val="24"/>
          <w:szCs w:val="24"/>
        </w:rPr>
        <w:t>Biodiversity and Conservation</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29</w:t>
      </w:r>
      <w:r w:rsidRPr="00720963">
        <w:rPr>
          <w:rFonts w:ascii="Times New Roman" w:eastAsia="Times New Roman" w:hAnsi="Times New Roman" w:cs="Times New Roman"/>
          <w:sz w:val="24"/>
          <w:szCs w:val="24"/>
        </w:rPr>
        <w:t>(1), 333–343. https://doi.org/10.1007/s10531-019-01885-7</w:t>
      </w:r>
    </w:p>
    <w:p w14:paraId="621A6FF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Heberling, J. M., Miller, J. T., Noesgaard, D., Weingart, S. B., &amp; Schigel, D. (2021). Data integration enables global biodiversity synthesis. </w:t>
      </w:r>
      <w:r w:rsidRPr="00720963">
        <w:rPr>
          <w:rFonts w:ascii="Times New Roman" w:eastAsia="Times New Roman" w:hAnsi="Times New Roman" w:cs="Times New Roman"/>
          <w:i/>
          <w:sz w:val="24"/>
          <w:szCs w:val="24"/>
        </w:rPr>
        <w:t>Proceedings of the National Academy of Sciences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118</w:t>
      </w:r>
      <w:r w:rsidRPr="00720963">
        <w:rPr>
          <w:rFonts w:ascii="Times New Roman" w:eastAsia="Times New Roman" w:hAnsi="Times New Roman" w:cs="Times New Roman"/>
          <w:sz w:val="24"/>
          <w:szCs w:val="24"/>
        </w:rPr>
        <w:t>(6), e2018093118. https://doi.org/10.1073/pnas.2018093118</w:t>
      </w:r>
    </w:p>
    <w:p w14:paraId="2B46F58F"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Hijmans, R. J. (2021). </w:t>
      </w:r>
      <w:r w:rsidRPr="00720963">
        <w:rPr>
          <w:rFonts w:ascii="Times New Roman" w:eastAsia="Times New Roman" w:hAnsi="Times New Roman" w:cs="Times New Roman"/>
          <w:i/>
          <w:sz w:val="24"/>
          <w:szCs w:val="24"/>
        </w:rPr>
        <w:t>RASTER: geographic data analysis and modeling. R package v.3.4- 13</w:t>
      </w:r>
      <w:r w:rsidRPr="00720963">
        <w:rPr>
          <w:rFonts w:ascii="Times New Roman" w:eastAsia="Times New Roman" w:hAnsi="Times New Roman" w:cs="Times New Roman"/>
          <w:sz w:val="24"/>
          <w:szCs w:val="24"/>
        </w:rPr>
        <w:t xml:space="preserve">. URL https://CRAN.R-project.org/package=raster </w:t>
      </w:r>
    </w:p>
    <w:p w14:paraId="5C472EB6"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rPr>
        <w:t xml:space="preserve">Hopkins, M. J. G. (2019). Are we close to knowing the plant diversity of the Amazon? </w:t>
      </w:r>
      <w:r w:rsidRPr="00720963">
        <w:rPr>
          <w:rFonts w:ascii="Times New Roman" w:eastAsia="Times New Roman" w:hAnsi="Times New Roman" w:cs="Times New Roman"/>
          <w:i/>
          <w:sz w:val="24"/>
          <w:szCs w:val="24"/>
          <w:lang w:val="es-ES"/>
        </w:rPr>
        <w:t>Anais Da Academia Brasileira de Ciências</w:t>
      </w:r>
      <w:r w:rsidRPr="00720963">
        <w:rPr>
          <w:rFonts w:ascii="Times New Roman" w:eastAsia="Times New Roman" w:hAnsi="Times New Roman" w:cs="Times New Roman"/>
          <w:sz w:val="24"/>
          <w:szCs w:val="24"/>
          <w:lang w:val="es-ES"/>
        </w:rPr>
        <w:t xml:space="preserve">, </w:t>
      </w:r>
      <w:r w:rsidRPr="00720963">
        <w:rPr>
          <w:rFonts w:ascii="Times New Roman" w:eastAsia="Times New Roman" w:hAnsi="Times New Roman" w:cs="Times New Roman"/>
          <w:i/>
          <w:sz w:val="24"/>
          <w:szCs w:val="24"/>
          <w:lang w:val="es-ES"/>
        </w:rPr>
        <w:t>91</w:t>
      </w:r>
      <w:r w:rsidRPr="00720963">
        <w:rPr>
          <w:rFonts w:ascii="Times New Roman" w:eastAsia="Times New Roman" w:hAnsi="Times New Roman" w:cs="Times New Roman"/>
          <w:sz w:val="24"/>
          <w:szCs w:val="24"/>
          <w:lang w:val="es-ES"/>
        </w:rPr>
        <w:t>(suppl 3), e20190396. https://doi.org/10.1590/0001-3765201920190396</w:t>
      </w:r>
    </w:p>
    <w:p w14:paraId="31D7EC10"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Hortal, J., De Bello, F., Diniz-Filho, J. A. F., Lewinsohn, T. M., Lobo, J. M., &amp; Ladle, R. J. (2015). Seven Shortfalls that Beset Large-Scale Knowledge of Biodiversity. </w:t>
      </w:r>
      <w:r w:rsidRPr="00720963">
        <w:rPr>
          <w:rFonts w:ascii="Times New Roman" w:eastAsia="Times New Roman" w:hAnsi="Times New Roman" w:cs="Times New Roman"/>
          <w:i/>
          <w:sz w:val="24"/>
          <w:szCs w:val="24"/>
        </w:rPr>
        <w:t>Annual Review of Ecology, Evolution, and Systematics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46</w:t>
      </w:r>
      <w:r w:rsidRPr="00720963">
        <w:rPr>
          <w:rFonts w:ascii="Times New Roman" w:eastAsia="Times New Roman" w:hAnsi="Times New Roman" w:cs="Times New Roman"/>
          <w:sz w:val="24"/>
          <w:szCs w:val="24"/>
        </w:rPr>
        <w:t>(1), 523–549. https://doi.org/10.1146/annurev-ecolsys-112414-054400</w:t>
      </w:r>
    </w:p>
    <w:p w14:paraId="4387E386"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lang w:val="es-ES"/>
        </w:rPr>
        <w:t xml:space="preserve">Jiménez-López, D. A., Carmona-Higuita, M. J., Mendieta-Leiva, G., Martínez-Camilo, R., Espejo-Serna, A., Krömer, T., Martínez-Meléndez, N., &amp; Ramírez-Marcial, N. (2023). </w:t>
      </w:r>
      <w:r w:rsidRPr="00720963">
        <w:rPr>
          <w:rFonts w:ascii="Times New Roman" w:eastAsia="Times New Roman" w:hAnsi="Times New Roman" w:cs="Times New Roman"/>
          <w:sz w:val="24"/>
          <w:szCs w:val="24"/>
        </w:rPr>
        <w:t xml:space="preserve">Linking different resources to recognize vascular epiphyte richness and distribution in a mountain system in southeastern Mexico. </w:t>
      </w:r>
      <w:r w:rsidRPr="00720963">
        <w:rPr>
          <w:rFonts w:ascii="Times New Roman" w:eastAsia="Times New Roman" w:hAnsi="Times New Roman" w:cs="Times New Roman"/>
          <w:i/>
          <w:sz w:val="24"/>
          <w:szCs w:val="24"/>
          <w:lang w:val="es-ES"/>
        </w:rPr>
        <w:t>Flora</w:t>
      </w:r>
      <w:r w:rsidRPr="00720963">
        <w:rPr>
          <w:rFonts w:ascii="Times New Roman" w:eastAsia="Times New Roman" w:hAnsi="Times New Roman" w:cs="Times New Roman"/>
          <w:sz w:val="24"/>
          <w:szCs w:val="24"/>
          <w:lang w:val="es-ES"/>
        </w:rPr>
        <w:t>, 152261. https://doi.org/10.1016/j.flora.2023.152261</w:t>
      </w:r>
    </w:p>
    <w:p w14:paraId="4F3070FB"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es-ES"/>
        </w:rPr>
        <w:t xml:space="preserve">Jiménez-López, D. A., Gallardo-Cruz, J. A., Véliz, M. E., Martínez-Camilo, R., Méndez, C., Solórzano, J. V., Velázquez-Méndez, L., Carabias, J., García-Hidalgo, G., Peralta-Carreta, C., Sánchez-González, M., Castillo-Acosta, O., Luna-Kamyshev, N. M., Villaseñor, J. L., </w:t>
      </w:r>
      <w:r w:rsidRPr="00720963">
        <w:rPr>
          <w:rFonts w:ascii="Times New Roman" w:eastAsia="Times New Roman" w:hAnsi="Times New Roman" w:cs="Times New Roman"/>
          <w:sz w:val="24"/>
          <w:szCs w:val="24"/>
          <w:lang w:val="es-ES"/>
        </w:rPr>
        <w:lastRenderedPageBreak/>
        <w:t xml:space="preserve">&amp; Meave, J. A. (2023). </w:t>
      </w:r>
      <w:r w:rsidRPr="00720963">
        <w:rPr>
          <w:rFonts w:ascii="Times New Roman" w:eastAsia="Times New Roman" w:hAnsi="Times New Roman" w:cs="Times New Roman"/>
          <w:sz w:val="24"/>
          <w:szCs w:val="24"/>
        </w:rPr>
        <w:t xml:space="preserve">High vascular plant species richness in the Usumacinta River Basin: A comprehensive floristic checklist for a natural region in the Mesoamerican biodiversity hotspot. </w:t>
      </w:r>
      <w:r w:rsidRPr="00720963">
        <w:rPr>
          <w:rFonts w:ascii="Times New Roman" w:eastAsia="Times New Roman" w:hAnsi="Times New Roman" w:cs="Times New Roman"/>
          <w:i/>
          <w:sz w:val="24"/>
          <w:szCs w:val="24"/>
        </w:rPr>
        <w:t>Botanical Sciences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101</w:t>
      </w:r>
      <w:r w:rsidRPr="00720963">
        <w:rPr>
          <w:rFonts w:ascii="Times New Roman" w:eastAsia="Times New Roman" w:hAnsi="Times New Roman" w:cs="Times New Roman"/>
          <w:sz w:val="24"/>
          <w:szCs w:val="24"/>
        </w:rPr>
        <w:t>(3), 1–62. https://doi.org/doi.org/10.17129/botsci.3253</w:t>
      </w:r>
    </w:p>
    <w:p w14:paraId="106B3D34"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Kelly, D. L., O’Donovan, G., Feehan, J., Murphy, S., Drangeid, S. O., &amp; Marcano-Berti, L. (2004). The epiphyte communities of a montane rain forest in the Andes of Venezuela: Patterns in the distribution of the flora. </w:t>
      </w:r>
      <w:r w:rsidRPr="00720963">
        <w:rPr>
          <w:rFonts w:ascii="Times New Roman" w:eastAsia="Times New Roman" w:hAnsi="Times New Roman" w:cs="Times New Roman"/>
          <w:i/>
          <w:sz w:val="24"/>
          <w:szCs w:val="24"/>
        </w:rPr>
        <w:t>Journal of Tropical Ecology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20</w:t>
      </w:r>
      <w:r w:rsidRPr="00720963">
        <w:rPr>
          <w:rFonts w:ascii="Times New Roman" w:eastAsia="Times New Roman" w:hAnsi="Times New Roman" w:cs="Times New Roman"/>
          <w:sz w:val="24"/>
          <w:szCs w:val="24"/>
        </w:rPr>
        <w:t>(6), 643–666. https://doi.org/10.1017/S0266467404001671</w:t>
      </w:r>
    </w:p>
    <w:p w14:paraId="7D17BC91"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Köster, N., Friedrich, K., Nieder, J., &amp; Barthlott, W. (2009). Conservation of epiphyte diversity in an Andean landscape transformed by human land use. </w:t>
      </w:r>
      <w:r w:rsidRPr="00720963">
        <w:rPr>
          <w:rFonts w:ascii="Times New Roman" w:eastAsia="Times New Roman" w:hAnsi="Times New Roman" w:cs="Times New Roman"/>
          <w:i/>
          <w:sz w:val="24"/>
          <w:szCs w:val="24"/>
        </w:rPr>
        <w:t>Conservation Biology : The Journal of the Society for Conservation Biology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23</w:t>
      </w:r>
      <w:r w:rsidRPr="00720963">
        <w:rPr>
          <w:rFonts w:ascii="Times New Roman" w:eastAsia="Times New Roman" w:hAnsi="Times New Roman" w:cs="Times New Roman"/>
          <w:sz w:val="24"/>
          <w:szCs w:val="24"/>
        </w:rPr>
        <w:t>(4), 911–919. https://doi.org/10.1111/j.1523-1739.2008.01164.x</w:t>
      </w:r>
    </w:p>
    <w:p w14:paraId="12AA0E39"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de-DE"/>
        </w:rPr>
        <w:t xml:space="preserve">Kreft, H., Köster, N., Küper, W., Nieder, J., &amp; Barthlott, W. (2004). </w:t>
      </w:r>
      <w:r w:rsidRPr="00720963">
        <w:rPr>
          <w:rFonts w:ascii="Times New Roman" w:eastAsia="Times New Roman" w:hAnsi="Times New Roman" w:cs="Times New Roman"/>
          <w:sz w:val="24"/>
          <w:szCs w:val="24"/>
        </w:rPr>
        <w:t xml:space="preserve">Diversity and biogeography of vascular epiphytes in Western Amazonia, Yasuní, Ecuador. </w:t>
      </w:r>
      <w:r w:rsidRPr="00720963">
        <w:rPr>
          <w:rFonts w:ascii="Times New Roman" w:eastAsia="Times New Roman" w:hAnsi="Times New Roman" w:cs="Times New Roman"/>
          <w:i/>
          <w:sz w:val="24"/>
          <w:szCs w:val="24"/>
        </w:rPr>
        <w:t>Journal of Biogeography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31</w:t>
      </w:r>
      <w:r w:rsidRPr="00720963">
        <w:rPr>
          <w:rFonts w:ascii="Times New Roman" w:eastAsia="Times New Roman" w:hAnsi="Times New Roman" w:cs="Times New Roman"/>
          <w:sz w:val="24"/>
          <w:szCs w:val="24"/>
        </w:rPr>
        <w:t>(9), 1463–1476. https://doi.org/10.1111/j.1365-2699.2004.01083.x</w:t>
      </w:r>
    </w:p>
    <w:p w14:paraId="20F06AD0"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Lees, A. C., Rosenberg, K. V., Ruiz-Gutierrez, V., Marsden, S., Schulenberg, T. S., &amp; Rodewald, A. D. (2020). A roadmap to identifying and filling shortfalls in Neotropical ornithology. </w:t>
      </w:r>
      <w:r w:rsidRPr="00720963">
        <w:rPr>
          <w:rFonts w:ascii="Times New Roman" w:eastAsia="Times New Roman" w:hAnsi="Times New Roman" w:cs="Times New Roman"/>
          <w:i/>
          <w:sz w:val="24"/>
          <w:szCs w:val="24"/>
        </w:rPr>
        <w:t>The Auk</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137</w:t>
      </w:r>
      <w:r w:rsidRPr="00720963">
        <w:rPr>
          <w:rFonts w:ascii="Times New Roman" w:eastAsia="Times New Roman" w:hAnsi="Times New Roman" w:cs="Times New Roman"/>
          <w:sz w:val="24"/>
          <w:szCs w:val="24"/>
        </w:rPr>
        <w:t>(4), ukaa048. https://doi.org/10.1093/auk/ukaa048</w:t>
      </w:r>
    </w:p>
    <w:p w14:paraId="423E79B1"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rPr>
        <w:t xml:space="preserve">Leite, G. A., Pinheiro, R. T., Marcelino, D. G., Figueira, J. E. C., &amp; Delabie, J. H. C. (2013). Foraging Behavior of Kaempfer’s Woodpecker ( </w:t>
      </w:r>
      <w:r w:rsidRPr="00720963">
        <w:rPr>
          <w:rFonts w:ascii="Times New Roman" w:eastAsia="Times New Roman" w:hAnsi="Times New Roman" w:cs="Times New Roman"/>
          <w:i/>
          <w:sz w:val="24"/>
          <w:szCs w:val="24"/>
        </w:rPr>
        <w:t>Celeus obrieni</w:t>
      </w:r>
      <w:r w:rsidRPr="00720963">
        <w:rPr>
          <w:rFonts w:ascii="Times New Roman" w:eastAsia="Times New Roman" w:hAnsi="Times New Roman" w:cs="Times New Roman"/>
          <w:sz w:val="24"/>
          <w:szCs w:val="24"/>
        </w:rPr>
        <w:t xml:space="preserve"> ), a Bamboo Specialist. </w:t>
      </w:r>
      <w:r w:rsidRPr="00720963">
        <w:rPr>
          <w:rFonts w:ascii="Times New Roman" w:eastAsia="Times New Roman" w:hAnsi="Times New Roman" w:cs="Times New Roman"/>
          <w:i/>
          <w:sz w:val="24"/>
          <w:szCs w:val="24"/>
          <w:lang w:val="es-ES"/>
        </w:rPr>
        <w:t>The Condor</w:t>
      </w:r>
      <w:r w:rsidRPr="00720963">
        <w:rPr>
          <w:rFonts w:ascii="Times New Roman" w:eastAsia="Times New Roman" w:hAnsi="Times New Roman" w:cs="Times New Roman"/>
          <w:sz w:val="24"/>
          <w:szCs w:val="24"/>
          <w:lang w:val="es-ES"/>
        </w:rPr>
        <w:t xml:space="preserve">, </w:t>
      </w:r>
      <w:r w:rsidRPr="00720963">
        <w:rPr>
          <w:rFonts w:ascii="Times New Roman" w:eastAsia="Times New Roman" w:hAnsi="Times New Roman" w:cs="Times New Roman"/>
          <w:i/>
          <w:sz w:val="24"/>
          <w:szCs w:val="24"/>
          <w:lang w:val="es-ES"/>
        </w:rPr>
        <w:t>115</w:t>
      </w:r>
      <w:r w:rsidRPr="00720963">
        <w:rPr>
          <w:rFonts w:ascii="Times New Roman" w:eastAsia="Times New Roman" w:hAnsi="Times New Roman" w:cs="Times New Roman"/>
          <w:sz w:val="24"/>
          <w:szCs w:val="24"/>
          <w:lang w:val="es-ES"/>
        </w:rPr>
        <w:t>(2), 221–229. https://doi.org/10.1525/cond.2013.120062</w:t>
      </w:r>
    </w:p>
    <w:p w14:paraId="71CF43C1"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es-ES"/>
        </w:rPr>
        <w:lastRenderedPageBreak/>
        <w:t xml:space="preserve">Lobo, J. M., Hortal, J., Yela, J. L., Millán, A., Sánchez-Fernández, D., García-Roselló, E., González-Dacosta, J., Heine, J., González-Vilas, L., &amp; Guisande, C. (2018). </w:t>
      </w:r>
      <w:r w:rsidRPr="00720963">
        <w:rPr>
          <w:rFonts w:ascii="Times New Roman" w:eastAsia="Times New Roman" w:hAnsi="Times New Roman" w:cs="Times New Roman"/>
          <w:sz w:val="24"/>
          <w:szCs w:val="24"/>
        </w:rPr>
        <w:t xml:space="preserve">KnowBR: An application to map the geographical variation of survey effort and identify well-surveyed areas from biodiversity databases. </w:t>
      </w:r>
      <w:r w:rsidRPr="00720963">
        <w:rPr>
          <w:rFonts w:ascii="Times New Roman" w:eastAsia="Times New Roman" w:hAnsi="Times New Roman" w:cs="Times New Roman"/>
          <w:i/>
          <w:sz w:val="24"/>
          <w:szCs w:val="24"/>
        </w:rPr>
        <w:t>Ecological Indicators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91</w:t>
      </w:r>
      <w:r w:rsidRPr="00720963">
        <w:rPr>
          <w:rFonts w:ascii="Times New Roman" w:eastAsia="Times New Roman" w:hAnsi="Times New Roman" w:cs="Times New Roman"/>
          <w:sz w:val="24"/>
          <w:szCs w:val="24"/>
        </w:rPr>
        <w:t>, 241–248. https://doi.org/10.1016/j.ecolind.2018.03.077</w:t>
      </w:r>
    </w:p>
    <w:p w14:paraId="376735C1"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Lomolino, M. V. (2004). Conservation biogeography. </w:t>
      </w:r>
      <w:r w:rsidRPr="00720963">
        <w:rPr>
          <w:rFonts w:ascii="Times New Roman" w:eastAsia="Times New Roman" w:hAnsi="Times New Roman" w:cs="Times New Roman"/>
          <w:sz w:val="24"/>
          <w:szCs w:val="24"/>
          <w:lang w:val="it-IT"/>
        </w:rPr>
        <w:t xml:space="preserve">In </w:t>
      </w:r>
      <w:r w:rsidRPr="00720963">
        <w:rPr>
          <w:rFonts w:ascii="Times New Roman" w:eastAsia="Times New Roman" w:hAnsi="Times New Roman" w:cs="Times New Roman"/>
          <w:i/>
          <w:sz w:val="24"/>
          <w:szCs w:val="24"/>
          <w:lang w:val="it-IT"/>
        </w:rPr>
        <w:t xml:space="preserve">Lomolino, L. R. Heaney. </w:t>
      </w:r>
      <w:r w:rsidRPr="00720963">
        <w:rPr>
          <w:rFonts w:ascii="Times New Roman" w:eastAsia="Times New Roman" w:hAnsi="Times New Roman" w:cs="Times New Roman"/>
          <w:i/>
          <w:sz w:val="24"/>
          <w:szCs w:val="24"/>
        </w:rPr>
        <w:t>2004. Frontiers of Biogeography: New Directions in the Geography of Nature.</w:t>
      </w:r>
      <w:r w:rsidRPr="00720963">
        <w:rPr>
          <w:rFonts w:ascii="Times New Roman" w:eastAsia="Times New Roman" w:hAnsi="Times New Roman" w:cs="Times New Roman"/>
          <w:sz w:val="24"/>
          <w:szCs w:val="24"/>
        </w:rPr>
        <w:t xml:space="preserve"> (p. 293). Sinauer Associates, Inc.</w:t>
      </w:r>
    </w:p>
    <w:p w14:paraId="0D8603A9"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Luján, M., Lemos, R. M., Lucas, E., Michelangeli, F. A., Prance, G., Pennington, T. D., Rzedowski, J., Santamaría-Aguilar, D., Serpell, E., Sothers, C., &amp; Zuntini, A. R. (2023). </w:t>
      </w:r>
      <w:r w:rsidRPr="00720963">
        <w:rPr>
          <w:rFonts w:ascii="Times New Roman" w:eastAsia="Times New Roman" w:hAnsi="Times New Roman" w:cs="Times New Roman"/>
          <w:i/>
          <w:sz w:val="24"/>
          <w:szCs w:val="24"/>
        </w:rPr>
        <w:t>Trials and tribulations of Neotropical plant taxonomy: Pace of tree species description</w:t>
      </w:r>
      <w:r w:rsidRPr="00720963">
        <w:rPr>
          <w:rFonts w:ascii="Times New Roman" w:eastAsia="Times New Roman" w:hAnsi="Times New Roman" w:cs="Times New Roman"/>
          <w:sz w:val="24"/>
          <w:szCs w:val="24"/>
        </w:rPr>
        <w:t>. Plant Biology. https://doi.org/10.1101/2023.09.05.556231</w:t>
      </w:r>
    </w:p>
    <w:p w14:paraId="69471600"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Maldonado, C., Molina, C. I., Zizka, A., Persson, C., Taylor, C. M., Albán, J., Chilquillo, E., Rønsted, N., &amp; Antonelli, A. (2015). Estimating species diversity and distribution in the era of Big Data: To what extent can we trust public databases? </w:t>
      </w:r>
      <w:r w:rsidRPr="00720963">
        <w:rPr>
          <w:rFonts w:ascii="Times New Roman" w:eastAsia="Times New Roman" w:hAnsi="Times New Roman" w:cs="Times New Roman"/>
          <w:i/>
          <w:sz w:val="24"/>
          <w:szCs w:val="24"/>
        </w:rPr>
        <w:t>Global Ecology and Biogeography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24</w:t>
      </w:r>
      <w:r w:rsidRPr="00720963">
        <w:rPr>
          <w:rFonts w:ascii="Times New Roman" w:eastAsia="Times New Roman" w:hAnsi="Times New Roman" w:cs="Times New Roman"/>
          <w:sz w:val="24"/>
          <w:szCs w:val="24"/>
        </w:rPr>
        <w:t>(8), 973–984. https://doi.org/10.1111/geb.12326</w:t>
      </w:r>
    </w:p>
    <w:p w14:paraId="6723F343"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Marin, A. C., Wolf, J. H. D., Oostermeijer, J. G. B., &amp; den Nijs, J. C. M. (2008). Establishment of Epiphytic Bromeliads in Successional Tropical Premontane Forests in Costa Rica. </w:t>
      </w:r>
      <w:r w:rsidRPr="00720963">
        <w:rPr>
          <w:rFonts w:ascii="Times New Roman" w:eastAsia="Times New Roman" w:hAnsi="Times New Roman" w:cs="Times New Roman"/>
          <w:i/>
          <w:sz w:val="24"/>
          <w:szCs w:val="24"/>
        </w:rPr>
        <w:t>Biotropica</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40</w:t>
      </w:r>
      <w:r w:rsidRPr="00720963">
        <w:rPr>
          <w:rFonts w:ascii="Times New Roman" w:eastAsia="Times New Roman" w:hAnsi="Times New Roman" w:cs="Times New Roman"/>
          <w:sz w:val="24"/>
          <w:szCs w:val="24"/>
        </w:rPr>
        <w:t>(4), 441–448.</w:t>
      </w:r>
    </w:p>
    <w:p w14:paraId="69383571"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Mendieta-Leiva, G., Ramos, F. N., Elias, J. P. C., Zotz, G., Acuña-Tarazona, M., Alvim, F. S., Barbosa, D. E. F., Basílio, G. A., Batke, S. P., Benavides, A. M., Blum, C. T., Boelter, C. R., Brancalion, P. H. S., Carmona, M. J., Carvalho, L. P., de la Rosa-Manzano, E., Einzmann, H. J. R., Fernández, M., Furtado, S. G., … Jiménez-Alfaro, B. (2020). EpIG-DB: A database of vascular epiphyte assemblages in the Neotropics. </w:t>
      </w:r>
      <w:r w:rsidRPr="00720963">
        <w:rPr>
          <w:rFonts w:ascii="Times New Roman" w:eastAsia="Times New Roman" w:hAnsi="Times New Roman" w:cs="Times New Roman"/>
          <w:i/>
          <w:sz w:val="24"/>
          <w:szCs w:val="24"/>
        </w:rPr>
        <w:t>Journal of Vegetation Science</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31</w:t>
      </w:r>
      <w:r w:rsidRPr="00720963">
        <w:rPr>
          <w:rFonts w:ascii="Times New Roman" w:eastAsia="Times New Roman" w:hAnsi="Times New Roman" w:cs="Times New Roman"/>
          <w:sz w:val="24"/>
          <w:szCs w:val="24"/>
        </w:rPr>
        <w:t>(3), 1–11. https://doi.org/10.1111/jvs.12867</w:t>
      </w:r>
    </w:p>
    <w:p w14:paraId="2C6723AB"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Mendieta-Leiva, G., &amp; Zotz, G. (2015). A conceptual framework for the analysis of vascular epiphyte assemblages. </w:t>
      </w:r>
      <w:r w:rsidRPr="00720963">
        <w:rPr>
          <w:rFonts w:ascii="Times New Roman" w:eastAsia="Times New Roman" w:hAnsi="Times New Roman" w:cs="Times New Roman"/>
          <w:i/>
          <w:sz w:val="24"/>
          <w:szCs w:val="24"/>
        </w:rPr>
        <w:t>Perspectives in Plant Ecology, Evolution and Systematics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17</w:t>
      </w:r>
      <w:r w:rsidRPr="00720963">
        <w:rPr>
          <w:rFonts w:ascii="Times New Roman" w:eastAsia="Times New Roman" w:hAnsi="Times New Roman" w:cs="Times New Roman"/>
          <w:sz w:val="24"/>
          <w:szCs w:val="24"/>
        </w:rPr>
        <w:t>(6), 510–521. https://doi.org/10.1016/j.ppees.2015.09.003</w:t>
      </w:r>
    </w:p>
    <w:p w14:paraId="0BD01504"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de-DE"/>
        </w:rPr>
        <w:t xml:space="preserve">Meyer, C., Kreft, H., Guralnick, R., &amp; Jetz, W. (2015). </w:t>
      </w:r>
      <w:r w:rsidRPr="00720963">
        <w:rPr>
          <w:rFonts w:ascii="Times New Roman" w:eastAsia="Times New Roman" w:hAnsi="Times New Roman" w:cs="Times New Roman"/>
          <w:sz w:val="24"/>
          <w:szCs w:val="24"/>
        </w:rPr>
        <w:t xml:space="preserve">Global priorities for an effective information basis of biodiversity distributions. </w:t>
      </w:r>
      <w:r w:rsidRPr="00720963">
        <w:rPr>
          <w:rFonts w:ascii="Times New Roman" w:eastAsia="Times New Roman" w:hAnsi="Times New Roman" w:cs="Times New Roman"/>
          <w:i/>
          <w:sz w:val="24"/>
          <w:szCs w:val="24"/>
        </w:rPr>
        <w:t>Nature Communications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6</w:t>
      </w:r>
      <w:r w:rsidRPr="00720963">
        <w:rPr>
          <w:rFonts w:ascii="Times New Roman" w:eastAsia="Times New Roman" w:hAnsi="Times New Roman" w:cs="Times New Roman"/>
          <w:sz w:val="24"/>
          <w:szCs w:val="24"/>
        </w:rPr>
        <w:t>(1), 8221. https://doi.org/10.1038/ncomms9221</w:t>
      </w:r>
    </w:p>
    <w:p w14:paraId="48C2EF47"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rPr>
        <w:t xml:space="preserve">Meyer, C., Weigelt, P., &amp; Kreft, H. (2016). Multidimensional biases, gaps and uncertainties in global plant occurrence information. </w:t>
      </w:r>
      <w:r w:rsidRPr="00720963">
        <w:rPr>
          <w:rFonts w:ascii="Times New Roman" w:eastAsia="Times New Roman" w:hAnsi="Times New Roman" w:cs="Times New Roman"/>
          <w:i/>
          <w:sz w:val="24"/>
          <w:szCs w:val="24"/>
          <w:lang w:val="es-ES"/>
        </w:rPr>
        <w:t>Ecology Letters</w:t>
      </w:r>
      <w:r w:rsidRPr="00720963">
        <w:rPr>
          <w:rFonts w:ascii="Times New Roman" w:eastAsia="Times New Roman" w:hAnsi="Times New Roman" w:cs="Times New Roman"/>
          <w:sz w:val="24"/>
          <w:szCs w:val="24"/>
          <w:lang w:val="es-ES"/>
        </w:rPr>
        <w:t xml:space="preserve">, </w:t>
      </w:r>
      <w:r w:rsidRPr="00720963">
        <w:rPr>
          <w:rFonts w:ascii="Times New Roman" w:eastAsia="Times New Roman" w:hAnsi="Times New Roman" w:cs="Times New Roman"/>
          <w:i/>
          <w:sz w:val="24"/>
          <w:szCs w:val="24"/>
          <w:lang w:val="es-ES"/>
        </w:rPr>
        <w:t>19</w:t>
      </w:r>
      <w:r w:rsidRPr="00720963">
        <w:rPr>
          <w:rFonts w:ascii="Times New Roman" w:eastAsia="Times New Roman" w:hAnsi="Times New Roman" w:cs="Times New Roman"/>
          <w:sz w:val="24"/>
          <w:szCs w:val="24"/>
          <w:lang w:val="es-ES"/>
        </w:rPr>
        <w:t>(8), 992–1006. https://doi.org/10.1111/ele.12624</w:t>
      </w:r>
    </w:p>
    <w:p w14:paraId="796252CD"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lang w:val="es-ES"/>
        </w:rPr>
        <w:t xml:space="preserve">Morrone, J. J., Escalante, T., Rodríguez-Tapia, G., Carmona, A., Arana, M., &amp; Mercado-Gómez, J. D. (2022). </w:t>
      </w:r>
      <w:r w:rsidRPr="00720963">
        <w:rPr>
          <w:rFonts w:ascii="Times New Roman" w:eastAsia="Times New Roman" w:hAnsi="Times New Roman" w:cs="Times New Roman"/>
          <w:sz w:val="24"/>
          <w:szCs w:val="24"/>
        </w:rPr>
        <w:t xml:space="preserve">Biogeographic regionalization of the Neotropical region: New map and shapefile. </w:t>
      </w:r>
      <w:r w:rsidRPr="00720963">
        <w:rPr>
          <w:rFonts w:ascii="Times New Roman" w:eastAsia="Times New Roman" w:hAnsi="Times New Roman" w:cs="Times New Roman"/>
          <w:i/>
          <w:sz w:val="24"/>
          <w:szCs w:val="24"/>
          <w:lang w:val="es-ES"/>
        </w:rPr>
        <w:t>Anais Da Academia Brasileira de Ciências</w:t>
      </w:r>
      <w:r w:rsidRPr="00720963">
        <w:rPr>
          <w:rFonts w:ascii="Times New Roman" w:eastAsia="Times New Roman" w:hAnsi="Times New Roman" w:cs="Times New Roman"/>
          <w:sz w:val="24"/>
          <w:szCs w:val="24"/>
          <w:lang w:val="es-ES"/>
        </w:rPr>
        <w:t xml:space="preserve">, </w:t>
      </w:r>
      <w:r w:rsidRPr="00720963">
        <w:rPr>
          <w:rFonts w:ascii="Times New Roman" w:eastAsia="Times New Roman" w:hAnsi="Times New Roman" w:cs="Times New Roman"/>
          <w:i/>
          <w:sz w:val="24"/>
          <w:szCs w:val="24"/>
          <w:lang w:val="es-ES"/>
        </w:rPr>
        <w:t>94</w:t>
      </w:r>
      <w:r w:rsidRPr="00720963">
        <w:rPr>
          <w:rFonts w:ascii="Times New Roman" w:eastAsia="Times New Roman" w:hAnsi="Times New Roman" w:cs="Times New Roman"/>
          <w:sz w:val="24"/>
          <w:szCs w:val="24"/>
          <w:lang w:val="es-ES"/>
        </w:rPr>
        <w:t>(1), e20211167. https://doi.org/10.1590/0001-3765202220211167</w:t>
      </w:r>
    </w:p>
    <w:p w14:paraId="4C0F84C6"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Nicolson, N., Trekels, M., Groom, Q. J., Knapp, S., &amp; Paton, A. J. (2023). Global access to nomenclatural botanical resources: Evaluating open access availability. </w:t>
      </w:r>
      <w:r w:rsidRPr="00720963">
        <w:rPr>
          <w:rFonts w:ascii="Times New Roman" w:eastAsia="Times New Roman" w:hAnsi="Times New Roman" w:cs="Times New Roman"/>
          <w:i/>
          <w:sz w:val="24"/>
          <w:szCs w:val="24"/>
        </w:rPr>
        <w:t>PLANTS, PEOPLE, PLANET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5</w:t>
      </w:r>
      <w:r w:rsidRPr="00720963">
        <w:rPr>
          <w:rFonts w:ascii="Times New Roman" w:eastAsia="Times New Roman" w:hAnsi="Times New Roman" w:cs="Times New Roman"/>
          <w:sz w:val="24"/>
          <w:szCs w:val="24"/>
        </w:rPr>
        <w:t>(6), 899–907. https://doi.org/10.1002/ppp3.10438</w:t>
      </w:r>
    </w:p>
    <w:p w14:paraId="0A6574FA"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Nieder, J., Prosperi, J., &amp; Michaloud, G. (2001). Epiphytes and their contribution to canopy diversity. </w:t>
      </w:r>
      <w:r w:rsidRPr="00720963">
        <w:rPr>
          <w:rFonts w:ascii="Times New Roman" w:eastAsia="Times New Roman" w:hAnsi="Times New Roman" w:cs="Times New Roman"/>
          <w:i/>
          <w:sz w:val="24"/>
          <w:szCs w:val="24"/>
        </w:rPr>
        <w:t>Plant Ecology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153</w:t>
      </w:r>
      <w:r w:rsidRPr="00720963">
        <w:rPr>
          <w:rFonts w:ascii="Times New Roman" w:eastAsia="Times New Roman" w:hAnsi="Times New Roman" w:cs="Times New Roman"/>
          <w:sz w:val="24"/>
          <w:szCs w:val="24"/>
        </w:rPr>
        <w:t>, 51–63.</w:t>
      </w:r>
    </w:p>
    <w:p w14:paraId="71455483"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Oliveira, U., Paglia, A. P., Brescovit, A. D., De Carvalho, C. J. B., Silva, D. P., Rezende, D. T., Leite, F. S. F., Batista, J. A. N., Barbosa, J. P. P. P., Stehmann, J. R., Ascher, J. S., De Vasconcelos, M. F., De Marco, P., Löwenberg‐Neto, P., Dias, P. G., Ferro, V. G., &amp; Santos, A. J. (2016). The strong influence of collection bias on biodiversity knowledge shortfalls of </w:t>
      </w:r>
      <w:r w:rsidRPr="00720963">
        <w:rPr>
          <w:rFonts w:ascii="Times New Roman" w:eastAsia="Times New Roman" w:hAnsi="Times New Roman" w:cs="Times New Roman"/>
          <w:smallCaps/>
          <w:sz w:val="24"/>
          <w:szCs w:val="24"/>
        </w:rPr>
        <w:t>B</w:t>
      </w:r>
      <w:r w:rsidRPr="00720963">
        <w:rPr>
          <w:rFonts w:ascii="Times New Roman" w:eastAsia="Times New Roman" w:hAnsi="Times New Roman" w:cs="Times New Roman"/>
          <w:sz w:val="24"/>
          <w:szCs w:val="24"/>
        </w:rPr>
        <w:t xml:space="preserve"> razilian terrestrial biodiversity. </w:t>
      </w:r>
      <w:r w:rsidRPr="00720963">
        <w:rPr>
          <w:rFonts w:ascii="Times New Roman" w:eastAsia="Times New Roman" w:hAnsi="Times New Roman" w:cs="Times New Roman"/>
          <w:i/>
          <w:sz w:val="24"/>
          <w:szCs w:val="24"/>
        </w:rPr>
        <w:t>Diversity and Distributions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22</w:t>
      </w:r>
      <w:r w:rsidRPr="00720963">
        <w:rPr>
          <w:rFonts w:ascii="Times New Roman" w:eastAsia="Times New Roman" w:hAnsi="Times New Roman" w:cs="Times New Roman"/>
          <w:sz w:val="24"/>
          <w:szCs w:val="24"/>
        </w:rPr>
        <w:t>(12), 1232–1244. https://doi.org/10.1111/ddi.12489</w:t>
      </w:r>
    </w:p>
    <w:p w14:paraId="0BC8208D"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Ondo, I., Dhanjal‐Adams, K. L., Pironon, S., Silvestro, D., Colli‐Silva, M., Deklerck, V., Grace, O. M., Monro, A. K., Nicolson, N., Walker, B., &amp; Antonelli, A. (2024). Plant diversity darkspots for global collection priorities. </w:t>
      </w:r>
      <w:r w:rsidRPr="00720963">
        <w:rPr>
          <w:rFonts w:ascii="Times New Roman" w:eastAsia="Times New Roman" w:hAnsi="Times New Roman" w:cs="Times New Roman"/>
          <w:i/>
          <w:sz w:val="24"/>
          <w:szCs w:val="24"/>
        </w:rPr>
        <w:t>New Phytologist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244</w:t>
      </w:r>
      <w:r w:rsidRPr="00720963">
        <w:rPr>
          <w:rFonts w:ascii="Times New Roman" w:eastAsia="Times New Roman" w:hAnsi="Times New Roman" w:cs="Times New Roman"/>
          <w:sz w:val="24"/>
          <w:szCs w:val="24"/>
        </w:rPr>
        <w:t>(2), 719–733. https://doi.org/10.1111/nph.20024</w:t>
      </w:r>
    </w:p>
    <w:p w14:paraId="1795778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Pebesma, E. (2018). Simple Features for R: Standardized Support for Spatial Vector Data. </w:t>
      </w:r>
      <w:r w:rsidRPr="00720963">
        <w:rPr>
          <w:rFonts w:ascii="Times New Roman" w:eastAsia="Times New Roman" w:hAnsi="Times New Roman" w:cs="Times New Roman"/>
          <w:i/>
          <w:sz w:val="24"/>
          <w:szCs w:val="24"/>
        </w:rPr>
        <w:t>The R Journal</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10</w:t>
      </w:r>
      <w:r w:rsidRPr="00720963">
        <w:rPr>
          <w:rFonts w:ascii="Times New Roman" w:eastAsia="Times New Roman" w:hAnsi="Times New Roman" w:cs="Times New Roman"/>
          <w:sz w:val="24"/>
          <w:szCs w:val="24"/>
        </w:rPr>
        <w:t>(1), 439. https://doi.org/10.32614/RJ-2018-009</w:t>
      </w:r>
    </w:p>
    <w:p w14:paraId="5C1803C9"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Perez, T. M., Valverde-Barrantes, O., Bravo, C., Taylor, T. C., Fadrique, B., Hogan, J. A., Pardo, C. J., Stroud, J. T., Baraloto, C., &amp; Feeley, K. J. (2019). Botanic gardens are an untapped resource for studying the functional ecology of tropical plants. </w:t>
      </w:r>
      <w:r w:rsidRPr="00720963">
        <w:rPr>
          <w:rFonts w:ascii="Times New Roman" w:eastAsia="Times New Roman" w:hAnsi="Times New Roman" w:cs="Times New Roman"/>
          <w:i/>
          <w:sz w:val="24"/>
          <w:szCs w:val="24"/>
        </w:rPr>
        <w:t xml:space="preserve">Philosophical Transactions </w:t>
      </w:r>
      <w:r w:rsidRPr="00720963">
        <w:rPr>
          <w:rFonts w:ascii="Times New Roman" w:eastAsia="Times New Roman" w:hAnsi="Times New Roman" w:cs="Times New Roman"/>
          <w:i/>
          <w:sz w:val="24"/>
          <w:szCs w:val="24"/>
        </w:rPr>
        <w:lastRenderedPageBreak/>
        <w:t>of the Royal Society B: Biological Sciences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374</w:t>
      </w:r>
      <w:r w:rsidRPr="00720963">
        <w:rPr>
          <w:rFonts w:ascii="Times New Roman" w:eastAsia="Times New Roman" w:hAnsi="Times New Roman" w:cs="Times New Roman"/>
          <w:sz w:val="24"/>
          <w:szCs w:val="24"/>
        </w:rPr>
        <w:t>(1763), 20170390. https://doi.org/10.1098/rstb.2017.0390</w:t>
      </w:r>
    </w:p>
    <w:p w14:paraId="20560C44"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Prance, G. T., Beentje, H., Dransfield, J., &amp; Johns, R. (2000). The Tropical Flora Remains Undercollected. </w:t>
      </w:r>
      <w:r w:rsidRPr="00720963">
        <w:rPr>
          <w:rFonts w:ascii="Times New Roman" w:eastAsia="Times New Roman" w:hAnsi="Times New Roman" w:cs="Times New Roman"/>
          <w:i/>
          <w:sz w:val="24"/>
          <w:szCs w:val="24"/>
        </w:rPr>
        <w:t>Annals of the Missouri Botanical Garden</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87</w:t>
      </w:r>
      <w:r w:rsidRPr="00720963">
        <w:rPr>
          <w:rFonts w:ascii="Times New Roman" w:eastAsia="Times New Roman" w:hAnsi="Times New Roman" w:cs="Times New Roman"/>
          <w:sz w:val="24"/>
          <w:szCs w:val="24"/>
        </w:rPr>
        <w:t>(1), 67. https://doi.org/10.2307/2666209</w:t>
      </w:r>
    </w:p>
    <w:p w14:paraId="202142CE"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Quaresma, A., Zartman, C. E., Piedade, M. T. F., Wittmann, F., Jardim, M. A. G., Irume, M. V., Benavides, A. M., Freitas, L., Toledo, J. J., Boelter, C. R., Obermüller, F., Duque, A. J., Klein, V. P., Mari, M. L. G., Schöngart, J., Arenas, E., Pos, E. T., Vasco, A., Ek, R., … Ter Steege, H. (2022). The Amazon Epiphyte Network: A First Glimpse Into Continental-Scale Patterns of Amazonian Vascular Epiphyte Assemblages. </w:t>
      </w:r>
      <w:r w:rsidRPr="00720963">
        <w:rPr>
          <w:rFonts w:ascii="Times New Roman" w:eastAsia="Times New Roman" w:hAnsi="Times New Roman" w:cs="Times New Roman"/>
          <w:i/>
          <w:sz w:val="24"/>
          <w:szCs w:val="24"/>
        </w:rPr>
        <w:t>Frontiers in Forests and Global Change</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5</w:t>
      </w:r>
      <w:r w:rsidRPr="00720963">
        <w:rPr>
          <w:rFonts w:ascii="Times New Roman" w:eastAsia="Times New Roman" w:hAnsi="Times New Roman" w:cs="Times New Roman"/>
          <w:sz w:val="24"/>
          <w:szCs w:val="24"/>
        </w:rPr>
        <w:t>, 828759. https://doi.org/10.3389/ffgc.2022.828759</w:t>
      </w:r>
    </w:p>
    <w:p w14:paraId="370C91DB"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R. Core Team. (2024). </w:t>
      </w:r>
      <w:r w:rsidRPr="00720963">
        <w:rPr>
          <w:rFonts w:ascii="Times New Roman" w:eastAsia="Times New Roman" w:hAnsi="Times New Roman" w:cs="Times New Roman"/>
          <w:i/>
          <w:sz w:val="24"/>
          <w:szCs w:val="24"/>
        </w:rPr>
        <w:t>_R: A Language and Environment for Statistical Computing_</w:t>
      </w:r>
      <w:r w:rsidRPr="00720963">
        <w:rPr>
          <w:rFonts w:ascii="Times New Roman" w:eastAsia="Times New Roman" w:hAnsi="Times New Roman" w:cs="Times New Roman"/>
          <w:sz w:val="24"/>
          <w:szCs w:val="24"/>
        </w:rPr>
        <w:t xml:space="preserve"> [Computer software]. R Foundation for Statistical Computing. &lt;https://www.R-project.org/&gt;</w:t>
      </w:r>
    </w:p>
    <w:p w14:paraId="78446129"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720963">
        <w:rPr>
          <w:rFonts w:ascii="Times New Roman" w:eastAsia="Times New Roman" w:hAnsi="Times New Roman" w:cs="Times New Roman"/>
          <w:sz w:val="24"/>
          <w:szCs w:val="24"/>
          <w:lang w:val="es-ES"/>
        </w:rPr>
        <w:t xml:space="preserve">Ramírez‐Barahona, S., Cuervo‐Robayo, A. P., &amp; Magallón, S. (2023). </w:t>
      </w:r>
      <w:r w:rsidRPr="00720963">
        <w:rPr>
          <w:rFonts w:ascii="Times New Roman" w:eastAsia="Times New Roman" w:hAnsi="Times New Roman" w:cs="Times New Roman"/>
          <w:sz w:val="24"/>
          <w:szCs w:val="24"/>
        </w:rPr>
        <w:t xml:space="preserve">Assessing digital accessible botanical knowledge and priorities for exploration and discovery of plant diversity across Mesoamerica. </w:t>
      </w:r>
      <w:r w:rsidRPr="00720963">
        <w:rPr>
          <w:rFonts w:ascii="Times New Roman" w:eastAsia="Times New Roman" w:hAnsi="Times New Roman" w:cs="Times New Roman"/>
          <w:i/>
          <w:sz w:val="24"/>
          <w:szCs w:val="24"/>
          <w:lang w:val="es-ES"/>
        </w:rPr>
        <w:t>New Phytologist</w:t>
      </w:r>
      <w:r w:rsidRPr="00720963">
        <w:rPr>
          <w:rFonts w:ascii="Times New Roman" w:eastAsia="Times New Roman" w:hAnsi="Times New Roman" w:cs="Times New Roman"/>
          <w:sz w:val="24"/>
          <w:szCs w:val="24"/>
          <w:lang w:val="es-ES"/>
        </w:rPr>
        <w:t xml:space="preserve">, </w:t>
      </w:r>
      <w:r w:rsidRPr="00720963">
        <w:rPr>
          <w:rFonts w:ascii="Times New Roman" w:eastAsia="Times New Roman" w:hAnsi="Times New Roman" w:cs="Times New Roman"/>
          <w:i/>
          <w:sz w:val="24"/>
          <w:szCs w:val="24"/>
          <w:lang w:val="es-ES"/>
        </w:rPr>
        <w:t>240</w:t>
      </w:r>
      <w:r w:rsidRPr="00720963">
        <w:rPr>
          <w:rFonts w:ascii="Times New Roman" w:eastAsia="Times New Roman" w:hAnsi="Times New Roman" w:cs="Times New Roman"/>
          <w:sz w:val="24"/>
          <w:szCs w:val="24"/>
          <w:lang w:val="es-ES"/>
        </w:rPr>
        <w:t>(4), 1659–1672. https://doi.org/10.1111/nph.19190</w:t>
      </w:r>
    </w:p>
    <w:p w14:paraId="72506398"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es-ES"/>
        </w:rPr>
        <w:t xml:space="preserve">Ramos, F. N., De Araujo, M. L., Da Silva Assis, I., Basilio, G. A., Barbosa, D. E. F., Correa, T. A., Delgado, C. N., Furtado, S. G., Marquez, G., Soares, J. S., Yañez, A., Silva, S. M., Neto, L. M., &amp; Elias, J. P. C. (2024). </w:t>
      </w:r>
      <w:r w:rsidRPr="00720963">
        <w:rPr>
          <w:rFonts w:ascii="Times New Roman" w:eastAsia="Times New Roman" w:hAnsi="Times New Roman" w:cs="Times New Roman"/>
          <w:sz w:val="24"/>
          <w:szCs w:val="24"/>
        </w:rPr>
        <w:t xml:space="preserve">Vascular epiphytes of the South America Dry </w:t>
      </w:r>
      <w:r w:rsidRPr="00720963">
        <w:rPr>
          <w:rFonts w:ascii="Times New Roman" w:eastAsia="Times New Roman" w:hAnsi="Times New Roman" w:cs="Times New Roman"/>
          <w:sz w:val="24"/>
          <w:szCs w:val="24"/>
        </w:rPr>
        <w:lastRenderedPageBreak/>
        <w:t xml:space="preserve">Diagonal: Characterising their occurrence and richness in this neglected region. </w:t>
      </w:r>
      <w:r w:rsidRPr="00720963">
        <w:rPr>
          <w:rFonts w:ascii="Times New Roman" w:eastAsia="Times New Roman" w:hAnsi="Times New Roman" w:cs="Times New Roman"/>
          <w:i/>
          <w:sz w:val="24"/>
          <w:szCs w:val="24"/>
        </w:rPr>
        <w:t>New Zealand Journal of Botany</w:t>
      </w:r>
      <w:r w:rsidRPr="00720963">
        <w:rPr>
          <w:rFonts w:ascii="Times New Roman" w:eastAsia="Times New Roman" w:hAnsi="Times New Roman" w:cs="Times New Roman"/>
          <w:sz w:val="24"/>
          <w:szCs w:val="24"/>
        </w:rPr>
        <w:t>, 1–18. https://doi.org/10.1080/0028825X.2024.2387188</w:t>
      </w:r>
    </w:p>
    <w:p w14:paraId="1109A83F"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Ramos, F. N., Mortara, S. R., &amp; Elias, J. P. C. (2021). Vascular Epiphytes of the Atlantic Forest: Diversity and Community Ecology. In M. C. M. Marques &amp; C. E. V. Grelle (Eds.), </w:t>
      </w:r>
      <w:r w:rsidRPr="00720963">
        <w:rPr>
          <w:rFonts w:ascii="Times New Roman" w:eastAsia="Times New Roman" w:hAnsi="Times New Roman" w:cs="Times New Roman"/>
          <w:i/>
          <w:sz w:val="24"/>
          <w:szCs w:val="24"/>
        </w:rPr>
        <w:t>The Atlantic Forest</w:t>
      </w:r>
      <w:r w:rsidRPr="00720963">
        <w:rPr>
          <w:rFonts w:ascii="Times New Roman" w:eastAsia="Times New Roman" w:hAnsi="Times New Roman" w:cs="Times New Roman"/>
          <w:sz w:val="24"/>
          <w:szCs w:val="24"/>
        </w:rPr>
        <w:t xml:space="preserve"> (pp. 133–149). Springer International Publishing. https://doi.org/10.1007/978-3-030-55322-7_7</w:t>
      </w:r>
    </w:p>
    <w:p w14:paraId="3A882D43"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Ramos, F. N., Mortara, S. R., Monalisa‐Francisco, N., Elias, J. P. C., Neto, L. M., Freitas, L., Kersten, R., Amorim, A. M., Matos, F. B., Nunes‐Freitas, A. F., Alcantara, S., Alexandre, M. H. N., Almeida‐Scabbia, R. J., Almeida, O. J. G., Alves, F. E., Oliveira Alves, R. M., Alvim, F. S., Andrade, A. C. S., Andrade, S., … Ribeiro, M. C. (2019). ATLANTIC EPIPHYTES: A data set of vascular and non‐vascular epiphyte plants and lichens from the Atlantic Forest. </w:t>
      </w:r>
      <w:r w:rsidRPr="00720963">
        <w:rPr>
          <w:rFonts w:ascii="Times New Roman" w:eastAsia="Times New Roman" w:hAnsi="Times New Roman" w:cs="Times New Roman"/>
          <w:i/>
          <w:sz w:val="24"/>
          <w:szCs w:val="24"/>
        </w:rPr>
        <w:t>Ecology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100</w:t>
      </w:r>
      <w:r w:rsidRPr="00720963">
        <w:rPr>
          <w:rFonts w:ascii="Times New Roman" w:eastAsia="Times New Roman" w:hAnsi="Times New Roman" w:cs="Times New Roman"/>
          <w:sz w:val="24"/>
          <w:szCs w:val="24"/>
        </w:rPr>
        <w:t>(2), e02541. https://doi.org/10.1002/ecy.2541</w:t>
      </w:r>
    </w:p>
    <w:p w14:paraId="153D3BE8"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Raven, P. H., Gereau, R. E., Phillipson, P. B., Chatelain, C., Jenkins, C. N., &amp; Ulloa Ulloa, C. (2020). The distribution of biodiversity richness in the tropics. </w:t>
      </w:r>
      <w:r w:rsidRPr="00720963">
        <w:rPr>
          <w:rFonts w:ascii="Times New Roman" w:eastAsia="Times New Roman" w:hAnsi="Times New Roman" w:cs="Times New Roman"/>
          <w:i/>
          <w:sz w:val="24"/>
          <w:szCs w:val="24"/>
        </w:rPr>
        <w:t>Science Advances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6</w:t>
      </w:r>
      <w:r w:rsidRPr="00720963">
        <w:rPr>
          <w:rFonts w:ascii="Times New Roman" w:eastAsia="Times New Roman" w:hAnsi="Times New Roman" w:cs="Times New Roman"/>
          <w:sz w:val="24"/>
          <w:szCs w:val="24"/>
        </w:rPr>
        <w:t xml:space="preserve">(37), eabc6228. https://doi.org/10.1126/sciadv.abc6228 </w:t>
      </w:r>
    </w:p>
    <w:p w14:paraId="69300194"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Rossi, F., &amp; Becker, G. (2019). Creating forest management units with Hot Spot Analysis (Getis-Ord Gi*) over a forest affected by mixed-severity fires. </w:t>
      </w:r>
      <w:r w:rsidRPr="00720963">
        <w:rPr>
          <w:rFonts w:ascii="Times New Roman" w:eastAsia="Times New Roman" w:hAnsi="Times New Roman" w:cs="Times New Roman"/>
          <w:i/>
          <w:sz w:val="24"/>
          <w:szCs w:val="24"/>
        </w:rPr>
        <w:t>Australian Forestry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82</w:t>
      </w:r>
      <w:r w:rsidRPr="00720963">
        <w:rPr>
          <w:rFonts w:ascii="Times New Roman" w:eastAsia="Times New Roman" w:hAnsi="Times New Roman" w:cs="Times New Roman"/>
          <w:sz w:val="24"/>
          <w:szCs w:val="24"/>
        </w:rPr>
        <w:t>(4), 166–175. https://doi.org/10.1080/00049158.2019.1678714</w:t>
      </w:r>
    </w:p>
    <w:p w14:paraId="71B983D9" w14:textId="77777777" w:rsidR="00CF4241" w:rsidRPr="00720963" w:rsidRDefault="00CF4241">
      <w:pPr>
        <w:pBdr>
          <w:top w:val="nil"/>
          <w:left w:val="nil"/>
          <w:bottom w:val="nil"/>
          <w:right w:val="nil"/>
          <w:between w:val="nil"/>
        </w:pBdr>
        <w:spacing w:after="0"/>
        <w:ind w:left="720" w:hanging="720"/>
        <w:rPr>
          <w:rFonts w:ascii="Times New Roman" w:eastAsia="Times New Roman" w:hAnsi="Times New Roman" w:cs="Times New Roman"/>
          <w:sz w:val="24"/>
          <w:szCs w:val="24"/>
        </w:rPr>
      </w:pPr>
    </w:p>
    <w:p w14:paraId="75040A0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Roy, M., Vasco‐Palacios, A., Geml, J., Buyck, B., Delgat, L., Giachini, A., Grebenc, T., Harrower, E., Kuhar, F., Magnago, A., Rinaldi, A. C., Schimann, H., Selosse, M., Sulzbacher, M. A., Wartchow, F., &amp; Neves, M. (2017). The (re)discovery of ectomycorrhizal symbioses in Neotropical ecosystems sketched in Florianópolis. </w:t>
      </w:r>
      <w:r w:rsidRPr="00720963">
        <w:rPr>
          <w:rFonts w:ascii="Times New Roman" w:eastAsia="Times New Roman" w:hAnsi="Times New Roman" w:cs="Times New Roman"/>
          <w:i/>
          <w:sz w:val="24"/>
          <w:szCs w:val="24"/>
        </w:rPr>
        <w:t>New Phytologist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214</w:t>
      </w:r>
      <w:r w:rsidRPr="00720963">
        <w:rPr>
          <w:rFonts w:ascii="Times New Roman" w:eastAsia="Times New Roman" w:hAnsi="Times New Roman" w:cs="Times New Roman"/>
          <w:sz w:val="24"/>
          <w:szCs w:val="24"/>
        </w:rPr>
        <w:t>(3), 920–923. https://doi.org/10.1111/nph.14531</w:t>
      </w:r>
    </w:p>
    <w:p w14:paraId="3702760E"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Sabatini, F. M., Jiménez-Alfaro, B., Jandt, U., Chytrý, M., Field, R., Kessler, M., Lenoir, J., Schrodt, F., Wiser, S. K., Arfin Khan, M. A. S., Attorre, F., Cayuela, L., De Sanctis, M., Dengler, J., Haider, S., Hatim, M. Z., Indreica, A., Jansen, F., Pauchard, A., … Bruelheide, H. (2022). Global patterns of vascular plant alpha diversity. </w:t>
      </w:r>
      <w:r w:rsidRPr="00720963">
        <w:rPr>
          <w:rFonts w:ascii="Times New Roman" w:eastAsia="Times New Roman" w:hAnsi="Times New Roman" w:cs="Times New Roman"/>
          <w:i/>
          <w:sz w:val="24"/>
          <w:szCs w:val="24"/>
        </w:rPr>
        <w:t>Nature Communications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13</w:t>
      </w:r>
      <w:r w:rsidRPr="00720963">
        <w:rPr>
          <w:rFonts w:ascii="Times New Roman" w:eastAsia="Times New Roman" w:hAnsi="Times New Roman" w:cs="Times New Roman"/>
          <w:sz w:val="24"/>
          <w:szCs w:val="24"/>
        </w:rPr>
        <w:t>(1), 4683. https://doi.org/10.1038/s41467-022-32063-z</w:t>
      </w:r>
    </w:p>
    <w:p w14:paraId="7477CF20"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de-DE"/>
        </w:rPr>
      </w:pPr>
      <w:r w:rsidRPr="00720963">
        <w:rPr>
          <w:rFonts w:ascii="Times New Roman" w:eastAsia="Times New Roman" w:hAnsi="Times New Roman" w:cs="Times New Roman"/>
          <w:sz w:val="24"/>
          <w:szCs w:val="24"/>
        </w:rPr>
        <w:t xml:space="preserve">Schellenberger Costa, D., Boehnisch, G., Freiberg, M., Govaerts, R., Grenié, M., Hassler, M., Kattge, J., Muellner‐Riehl, A. N., Rojas Andrés, B. M., Winter, M., Watson, M., Zizka, A., &amp; Wirth, C. (2023). The big four of plant taxonomy – a comparison of global checklists of vascular plant names. </w:t>
      </w:r>
      <w:r w:rsidRPr="00720963">
        <w:rPr>
          <w:rFonts w:ascii="Times New Roman" w:eastAsia="Times New Roman" w:hAnsi="Times New Roman" w:cs="Times New Roman"/>
          <w:i/>
          <w:sz w:val="24"/>
          <w:szCs w:val="24"/>
          <w:lang w:val="de-DE"/>
        </w:rPr>
        <w:t>New Phytologist</w:t>
      </w:r>
      <w:r w:rsidRPr="00720963">
        <w:rPr>
          <w:rFonts w:ascii="Times New Roman" w:eastAsia="Times New Roman" w:hAnsi="Times New Roman" w:cs="Times New Roman"/>
          <w:sz w:val="24"/>
          <w:szCs w:val="24"/>
          <w:lang w:val="de-DE"/>
        </w:rPr>
        <w:t xml:space="preserve">, </w:t>
      </w:r>
      <w:r w:rsidRPr="00720963">
        <w:rPr>
          <w:rFonts w:ascii="Times New Roman" w:eastAsia="Times New Roman" w:hAnsi="Times New Roman" w:cs="Times New Roman"/>
          <w:i/>
          <w:sz w:val="24"/>
          <w:szCs w:val="24"/>
          <w:lang w:val="de-DE"/>
        </w:rPr>
        <w:t>240</w:t>
      </w:r>
      <w:r w:rsidRPr="00720963">
        <w:rPr>
          <w:rFonts w:ascii="Times New Roman" w:eastAsia="Times New Roman" w:hAnsi="Times New Roman" w:cs="Times New Roman"/>
          <w:sz w:val="24"/>
          <w:szCs w:val="24"/>
          <w:lang w:val="de-DE"/>
        </w:rPr>
        <w:t>(4), 1687–1702. https://doi.org/10.1111/nph.18961</w:t>
      </w:r>
    </w:p>
    <w:p w14:paraId="3351E8E0"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de-DE"/>
        </w:rPr>
        <w:t xml:space="preserve">Schröter, M., Kraemer, R., Ceauşu, S., &amp; Rusch, G. M. (2017). </w:t>
      </w:r>
      <w:r w:rsidRPr="00720963">
        <w:rPr>
          <w:rFonts w:ascii="Times New Roman" w:eastAsia="Times New Roman" w:hAnsi="Times New Roman" w:cs="Times New Roman"/>
          <w:sz w:val="24"/>
          <w:szCs w:val="24"/>
        </w:rPr>
        <w:t xml:space="preserve">Incorporating threat in hotspots and coldspots of biodiversity and ecosystem services. </w:t>
      </w:r>
      <w:r w:rsidRPr="00720963">
        <w:rPr>
          <w:rFonts w:ascii="Times New Roman" w:eastAsia="Times New Roman" w:hAnsi="Times New Roman" w:cs="Times New Roman"/>
          <w:i/>
          <w:sz w:val="24"/>
          <w:szCs w:val="24"/>
        </w:rPr>
        <w:t>Ambio</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46</w:t>
      </w:r>
      <w:r w:rsidRPr="00720963">
        <w:rPr>
          <w:rFonts w:ascii="Times New Roman" w:eastAsia="Times New Roman" w:hAnsi="Times New Roman" w:cs="Times New Roman"/>
          <w:sz w:val="24"/>
          <w:szCs w:val="24"/>
        </w:rPr>
        <w:t>(7), 756–768. https://doi.org/10.1007/s13280-017-0922-x</w:t>
      </w:r>
    </w:p>
    <w:p w14:paraId="685FA2BA"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Soberón, J., &amp; Peterson, A. T. (2009). Monitoring Biodiversity Loss with Primary Species-occurrence Data: Toward National-level Indicators for the 2010 Target of the Convention </w:t>
      </w:r>
      <w:r w:rsidRPr="00720963">
        <w:rPr>
          <w:rFonts w:ascii="Times New Roman" w:eastAsia="Times New Roman" w:hAnsi="Times New Roman" w:cs="Times New Roman"/>
          <w:sz w:val="24"/>
          <w:szCs w:val="24"/>
        </w:rPr>
        <w:lastRenderedPageBreak/>
        <w:t xml:space="preserve">on Biological Diversity. </w:t>
      </w:r>
      <w:r w:rsidRPr="00720963">
        <w:rPr>
          <w:rFonts w:ascii="Times New Roman" w:eastAsia="Times New Roman" w:hAnsi="Times New Roman" w:cs="Times New Roman"/>
          <w:i/>
          <w:sz w:val="24"/>
          <w:szCs w:val="24"/>
        </w:rPr>
        <w:t>AMBIO: A Journal of the Human Environment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38</w:t>
      </w:r>
      <w:r w:rsidRPr="00720963">
        <w:rPr>
          <w:rFonts w:ascii="Times New Roman" w:eastAsia="Times New Roman" w:hAnsi="Times New Roman" w:cs="Times New Roman"/>
          <w:sz w:val="24"/>
          <w:szCs w:val="24"/>
        </w:rPr>
        <w:t>(1), 29–34. https://doi.org/10.1579/0044-7447-38.1.29</w:t>
      </w:r>
    </w:p>
    <w:p w14:paraId="37F2B31B"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Sobral-Souza, T., Stropp, J., Santos, J. P., Prasniewski, V. M., Szinwelski, N., Vilela, B., Freitas, A. V. L., Ribeiro, M. C., &amp; Hortal, J. (2021). Knowledge gaps hamper understanding the relationship between fragmentation and biodiversity loss: The case of Atlantic Forest fruit-feeding butterflies. </w:t>
      </w:r>
      <w:r w:rsidRPr="00720963">
        <w:rPr>
          <w:rFonts w:ascii="Times New Roman" w:eastAsia="Times New Roman" w:hAnsi="Times New Roman" w:cs="Times New Roman"/>
          <w:i/>
          <w:sz w:val="24"/>
          <w:szCs w:val="24"/>
        </w:rPr>
        <w:t>PeerJ</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9</w:t>
      </w:r>
      <w:r w:rsidRPr="00720963">
        <w:rPr>
          <w:rFonts w:ascii="Times New Roman" w:eastAsia="Times New Roman" w:hAnsi="Times New Roman" w:cs="Times New Roman"/>
          <w:sz w:val="24"/>
          <w:szCs w:val="24"/>
        </w:rPr>
        <w:t>, e11673. https://doi.org/10.7717/peerj.11673</w:t>
      </w:r>
    </w:p>
    <w:p w14:paraId="74CDDE1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Stropp, J., Ladle, R. J., M. Malhado, A. C., Hortal, J., Gaffuri, J., H. Temperley, W., Olav Skøien, J., &amp; Mayaux, P. (2016). Mapping ignorance: 300 years of collecting flowering plants in Africa. </w:t>
      </w:r>
      <w:r w:rsidRPr="00720963">
        <w:rPr>
          <w:rFonts w:ascii="Times New Roman" w:eastAsia="Times New Roman" w:hAnsi="Times New Roman" w:cs="Times New Roman"/>
          <w:i/>
          <w:sz w:val="24"/>
          <w:szCs w:val="24"/>
        </w:rPr>
        <w:t>Global Ecology and Biogeography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25</w:t>
      </w:r>
      <w:r w:rsidRPr="00720963">
        <w:rPr>
          <w:rFonts w:ascii="Times New Roman" w:eastAsia="Times New Roman" w:hAnsi="Times New Roman" w:cs="Times New Roman"/>
          <w:sz w:val="24"/>
          <w:szCs w:val="24"/>
        </w:rPr>
        <w:t xml:space="preserve">(9), 1085–1096. https://doi.org/10.1111/geb.12468 </w:t>
      </w:r>
    </w:p>
    <w:p w14:paraId="18CEC712"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Stropp, J., Umbelino, B., Correia, R. A., Campos‐Silva, J. V., Ladle, R. J., &amp; Malhado, A. C. M. (2020). The ghosts of forests past and future: Deforestation and botanical sampling in the Brazilian Amazon. </w:t>
      </w:r>
      <w:r w:rsidRPr="00720963">
        <w:rPr>
          <w:rFonts w:ascii="Times New Roman" w:eastAsia="Times New Roman" w:hAnsi="Times New Roman" w:cs="Times New Roman"/>
          <w:i/>
          <w:sz w:val="24"/>
          <w:szCs w:val="24"/>
        </w:rPr>
        <w:t>Ecography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43</w:t>
      </w:r>
      <w:r w:rsidRPr="00720963">
        <w:rPr>
          <w:rFonts w:ascii="Times New Roman" w:eastAsia="Times New Roman" w:hAnsi="Times New Roman" w:cs="Times New Roman"/>
          <w:sz w:val="24"/>
          <w:szCs w:val="24"/>
        </w:rPr>
        <w:t>(7), 979–989. https://doi.org/10.1111/ecog.05026</w:t>
      </w:r>
    </w:p>
    <w:p w14:paraId="4FB7AA6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de-DE"/>
        </w:rPr>
      </w:pPr>
      <w:r w:rsidRPr="00720963">
        <w:rPr>
          <w:rFonts w:ascii="Times New Roman" w:eastAsia="Times New Roman" w:hAnsi="Times New Roman" w:cs="Times New Roman"/>
          <w:sz w:val="24"/>
          <w:szCs w:val="24"/>
        </w:rPr>
        <w:t xml:space="preserve">Taylor, A., Weigelt, P., Denelle, P., Cai, L., &amp; Kreft, H. (2023). The contribution of plant life and growth forms to global gradients of vascular plant diversity. </w:t>
      </w:r>
      <w:r w:rsidRPr="00720963">
        <w:rPr>
          <w:rFonts w:ascii="Times New Roman" w:eastAsia="Times New Roman" w:hAnsi="Times New Roman" w:cs="Times New Roman"/>
          <w:i/>
          <w:sz w:val="24"/>
          <w:szCs w:val="24"/>
          <w:lang w:val="de-DE"/>
        </w:rPr>
        <w:t>New Phytologist</w:t>
      </w:r>
      <w:r w:rsidRPr="00720963">
        <w:rPr>
          <w:rFonts w:ascii="Times New Roman" w:eastAsia="Times New Roman" w:hAnsi="Times New Roman" w:cs="Times New Roman"/>
          <w:sz w:val="24"/>
          <w:szCs w:val="24"/>
          <w:lang w:val="de-DE"/>
        </w:rPr>
        <w:t>, nph.19011. https://doi.org/10.1111/nph.19011</w:t>
      </w:r>
    </w:p>
    <w:p w14:paraId="5411C381"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de-DE"/>
        </w:rPr>
        <w:t xml:space="preserve">Taylor, A., Zotz, G., Weigelt, P., Cai, L., Karger, D. N., König, C., &amp; Kreft, H. (2021). </w:t>
      </w:r>
      <w:r w:rsidRPr="00720963">
        <w:rPr>
          <w:rFonts w:ascii="Times New Roman" w:eastAsia="Times New Roman" w:hAnsi="Times New Roman" w:cs="Times New Roman"/>
          <w:sz w:val="24"/>
          <w:szCs w:val="24"/>
        </w:rPr>
        <w:t xml:space="preserve">Vascular epiphytes contribute disproportionately to global centres of plant diversity. </w:t>
      </w:r>
      <w:r w:rsidRPr="00720963">
        <w:rPr>
          <w:rFonts w:ascii="Times New Roman" w:eastAsia="Times New Roman" w:hAnsi="Times New Roman" w:cs="Times New Roman"/>
          <w:i/>
          <w:sz w:val="24"/>
          <w:szCs w:val="24"/>
        </w:rPr>
        <w:t>Global Ecology and Biogeography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31</w:t>
      </w:r>
      <w:r w:rsidRPr="00720963">
        <w:rPr>
          <w:rFonts w:ascii="Times New Roman" w:eastAsia="Times New Roman" w:hAnsi="Times New Roman" w:cs="Times New Roman"/>
          <w:sz w:val="24"/>
          <w:szCs w:val="24"/>
        </w:rPr>
        <w:t>(1), 62–74. https://doi.org/10.1111/geb.13411</w:t>
      </w:r>
    </w:p>
    <w:p w14:paraId="488616A3"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ter Steege, H., Vaessen, R. W., Cárdenas-López, D., Sabatier, D., Antonelli, A., De Oliveira, S. M., Pitman, N. C. A., Jørgensen, P. M., &amp; Salomão, R. P. (2016). The discovery of the Amazonian tree flora with an updated checklist of all known tree taxa. </w:t>
      </w:r>
      <w:r w:rsidRPr="00720963">
        <w:rPr>
          <w:rFonts w:ascii="Times New Roman" w:eastAsia="Times New Roman" w:hAnsi="Times New Roman" w:cs="Times New Roman"/>
          <w:i/>
          <w:sz w:val="24"/>
          <w:szCs w:val="24"/>
        </w:rPr>
        <w:t>Scientific Reports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6</w:t>
      </w:r>
      <w:r w:rsidRPr="00720963">
        <w:rPr>
          <w:rFonts w:ascii="Times New Roman" w:eastAsia="Times New Roman" w:hAnsi="Times New Roman" w:cs="Times New Roman"/>
          <w:sz w:val="24"/>
          <w:szCs w:val="24"/>
        </w:rPr>
        <w:t>(1), 29549. https://doi.org/10.1038/srep29549</w:t>
      </w:r>
    </w:p>
    <w:p w14:paraId="5B1F3ED5"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Tietje, M., Antonelli, A., Forest, F., Govaerts, R., Smith, S. A., Sun, M., Baker, W. J., &amp; Eiserhardt, W. L. (2023). Global hotspots of plant phylogenetic diversity. </w:t>
      </w:r>
      <w:r w:rsidRPr="00720963">
        <w:rPr>
          <w:rFonts w:ascii="Times New Roman" w:eastAsia="Times New Roman" w:hAnsi="Times New Roman" w:cs="Times New Roman"/>
          <w:i/>
          <w:sz w:val="24"/>
          <w:szCs w:val="24"/>
        </w:rPr>
        <w:t>New Phytologist</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240</w:t>
      </w:r>
      <w:r w:rsidRPr="00720963">
        <w:rPr>
          <w:rFonts w:ascii="Times New Roman" w:eastAsia="Times New Roman" w:hAnsi="Times New Roman" w:cs="Times New Roman"/>
          <w:sz w:val="24"/>
          <w:szCs w:val="24"/>
        </w:rPr>
        <w:t>(4), 1636–1646. https://doi.org/10.1111/nph.19151</w:t>
      </w:r>
    </w:p>
    <w:p w14:paraId="58BA667E"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Ugland, K. I., Gray, J. S., &amp; Ellingsen, K. E. (2003). The species-accumulation curve and estimation of species richness. </w:t>
      </w:r>
      <w:r w:rsidRPr="00720963">
        <w:rPr>
          <w:rFonts w:ascii="Times New Roman" w:eastAsia="Times New Roman" w:hAnsi="Times New Roman" w:cs="Times New Roman"/>
          <w:i/>
          <w:sz w:val="24"/>
          <w:szCs w:val="24"/>
        </w:rPr>
        <w:t>Journal of Animal Ecology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72</w:t>
      </w:r>
      <w:r w:rsidRPr="00720963">
        <w:rPr>
          <w:rFonts w:ascii="Times New Roman" w:eastAsia="Times New Roman" w:hAnsi="Times New Roman" w:cs="Times New Roman"/>
          <w:sz w:val="24"/>
          <w:szCs w:val="24"/>
        </w:rPr>
        <w:t>(5), 888–897.</w:t>
      </w:r>
    </w:p>
    <w:p w14:paraId="01FAC5F2"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Vargas, C. A., Bottin, M., Sarkinen, T., Richardson, J. E., Celis, M., Villanueva, B., &amp; Sanchez, A. (2024). How to fill the biodiversity data gap: Is it better to invest in fieldwork or curation? </w:t>
      </w:r>
      <w:r w:rsidRPr="00720963">
        <w:rPr>
          <w:rFonts w:ascii="Times New Roman" w:eastAsia="Times New Roman" w:hAnsi="Times New Roman" w:cs="Times New Roman"/>
          <w:i/>
          <w:sz w:val="24"/>
          <w:szCs w:val="24"/>
        </w:rPr>
        <w:t>Plant Diversity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46</w:t>
      </w:r>
      <w:r w:rsidRPr="00720963">
        <w:rPr>
          <w:rFonts w:ascii="Times New Roman" w:eastAsia="Times New Roman" w:hAnsi="Times New Roman" w:cs="Times New Roman"/>
          <w:sz w:val="24"/>
          <w:szCs w:val="24"/>
        </w:rPr>
        <w:t>(1), 39–48. https://doi.org/10.1016/j.pld.2023.06.003</w:t>
      </w:r>
    </w:p>
    <w:p w14:paraId="0C88840C"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Vargas, C. A., Bottin, M., Särkinen, T., Richardson, J. E., Raz, L., Garzon-Lopez, C. X., &amp; Sanchez, A. (2022). Environmental and geographical biases in plant specimen data from the Colombian Andes. </w:t>
      </w:r>
      <w:r w:rsidRPr="00720963">
        <w:rPr>
          <w:rFonts w:ascii="Times New Roman" w:eastAsia="Times New Roman" w:hAnsi="Times New Roman" w:cs="Times New Roman"/>
          <w:i/>
          <w:sz w:val="24"/>
          <w:szCs w:val="24"/>
        </w:rPr>
        <w:t>Botanical Journal of the Linnean Society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200</w:t>
      </w:r>
      <w:r w:rsidRPr="00720963">
        <w:rPr>
          <w:rFonts w:ascii="Times New Roman" w:eastAsia="Times New Roman" w:hAnsi="Times New Roman" w:cs="Times New Roman"/>
          <w:sz w:val="24"/>
          <w:szCs w:val="24"/>
        </w:rPr>
        <w:t>(4), 451–464. https://doi.org/10.1093/botlinnean/boac035</w:t>
      </w:r>
    </w:p>
    <w:p w14:paraId="6C3E7D80"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Vitt, P., Taylor, A., Rakosy, D., Kreft, H., Meyer, A., Weigelt, P., &amp; Knight, T. M. (2023). Global conservation prioritization for the Orchidaceae. </w:t>
      </w:r>
      <w:r w:rsidRPr="00720963">
        <w:rPr>
          <w:rFonts w:ascii="Times New Roman" w:eastAsia="Times New Roman" w:hAnsi="Times New Roman" w:cs="Times New Roman"/>
          <w:i/>
          <w:sz w:val="24"/>
          <w:szCs w:val="24"/>
        </w:rPr>
        <w:t>Scientific Reports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13</w:t>
      </w:r>
      <w:r w:rsidRPr="00720963">
        <w:rPr>
          <w:rFonts w:ascii="Times New Roman" w:eastAsia="Times New Roman" w:hAnsi="Times New Roman" w:cs="Times New Roman"/>
          <w:sz w:val="24"/>
          <w:szCs w:val="24"/>
        </w:rPr>
        <w:t>(1), 6718. https://doi.org/10.1038/s41598-023-30177-y</w:t>
      </w:r>
    </w:p>
    <w:p w14:paraId="346190BA"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lastRenderedPageBreak/>
        <w:t xml:space="preserve">Wickham, H. (2009). </w:t>
      </w:r>
      <w:r w:rsidRPr="00720963">
        <w:rPr>
          <w:rFonts w:ascii="Times New Roman" w:eastAsia="Times New Roman" w:hAnsi="Times New Roman" w:cs="Times New Roman"/>
          <w:i/>
          <w:sz w:val="24"/>
          <w:szCs w:val="24"/>
        </w:rPr>
        <w:t>ggplot2: Elegant Graphics for Data Analysis</w:t>
      </w:r>
      <w:r w:rsidRPr="00720963">
        <w:rPr>
          <w:rFonts w:ascii="Times New Roman" w:eastAsia="Times New Roman" w:hAnsi="Times New Roman" w:cs="Times New Roman"/>
          <w:sz w:val="24"/>
          <w:szCs w:val="24"/>
        </w:rPr>
        <w:t>. Springer New York. https://doi.org/10.1007/978-0-387-98141-3</w:t>
      </w:r>
    </w:p>
    <w:p w14:paraId="1DF9F63B"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Wickham, H., Hester, J., &amp; Chang, W. (2019). </w:t>
      </w:r>
      <w:r w:rsidRPr="00720963">
        <w:rPr>
          <w:rFonts w:ascii="Times New Roman" w:eastAsia="Times New Roman" w:hAnsi="Times New Roman" w:cs="Times New Roman"/>
          <w:i/>
          <w:sz w:val="24"/>
          <w:szCs w:val="24"/>
        </w:rPr>
        <w:t>Devtools: Tools to Make Developing R Packages Easier. R package version 2.0.2.</w:t>
      </w:r>
      <w:r w:rsidRPr="00720963">
        <w:rPr>
          <w:rFonts w:ascii="Times New Roman" w:eastAsia="Times New Roman" w:hAnsi="Times New Roman" w:cs="Times New Roman"/>
          <w:sz w:val="24"/>
          <w:szCs w:val="24"/>
        </w:rPr>
        <w:t xml:space="preserve"> https://cran.r-project.org/package=devtools</w:t>
      </w:r>
    </w:p>
    <w:p w14:paraId="1967F3ED"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rPr>
        <w:t xml:space="preserve">Woods, C. L., Cardelús, C. L., &amp; DeWalt, S. J. (2015). Microhabitat associations of vascular epiphytes in a wet tropical forest canopy. </w:t>
      </w:r>
      <w:r w:rsidRPr="00720963">
        <w:rPr>
          <w:rFonts w:ascii="Times New Roman" w:eastAsia="Times New Roman" w:hAnsi="Times New Roman" w:cs="Times New Roman"/>
          <w:i/>
          <w:sz w:val="24"/>
          <w:szCs w:val="24"/>
        </w:rPr>
        <w:t>Journal of Ecology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103</w:t>
      </w:r>
      <w:r w:rsidRPr="00720963">
        <w:rPr>
          <w:rFonts w:ascii="Times New Roman" w:eastAsia="Times New Roman" w:hAnsi="Times New Roman" w:cs="Times New Roman"/>
          <w:sz w:val="24"/>
          <w:szCs w:val="24"/>
        </w:rPr>
        <w:t>(2), 421–430.</w:t>
      </w:r>
    </w:p>
    <w:p w14:paraId="4405914E"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it-IT"/>
        </w:rPr>
      </w:pPr>
      <w:r w:rsidRPr="00720963">
        <w:rPr>
          <w:rFonts w:ascii="Times New Roman" w:eastAsia="Times New Roman" w:hAnsi="Times New Roman" w:cs="Times New Roman"/>
          <w:sz w:val="24"/>
          <w:szCs w:val="24"/>
        </w:rPr>
        <w:t xml:space="preserve">Zizka, A., Antunes Carvalho, F., Calvente, A., Rocio Baez-Lizarazo, M., Cabral, A., Coelho, J. F. R., Colli-Silva, M., Fantinati, M. R., Fernandes, M. F., Ferreira-Araújo, T., Gondim Lambert Moreira, F., Santos, N. M. C., Santos, T. A. B., dos Santos-Costa, R. C., Serrano, F. C., Alves da Silva, A. P., de Souza Soares, A., Cavalcante de Souza, P. G., Calisto Tomaz, E., … Antonelli, A. (2020). No one-size-fits-all solution to clean GBIF. </w:t>
      </w:r>
      <w:r w:rsidRPr="00720963">
        <w:rPr>
          <w:rFonts w:ascii="Times New Roman" w:eastAsia="Times New Roman" w:hAnsi="Times New Roman" w:cs="Times New Roman"/>
          <w:i/>
          <w:sz w:val="24"/>
          <w:szCs w:val="24"/>
          <w:lang w:val="it-IT"/>
        </w:rPr>
        <w:t>PeerJ</w:t>
      </w:r>
      <w:r w:rsidRPr="00720963">
        <w:rPr>
          <w:rFonts w:ascii="Times New Roman" w:eastAsia="Times New Roman" w:hAnsi="Times New Roman" w:cs="Times New Roman"/>
          <w:sz w:val="24"/>
          <w:szCs w:val="24"/>
          <w:lang w:val="it-IT"/>
        </w:rPr>
        <w:t xml:space="preserve">, </w:t>
      </w:r>
      <w:r w:rsidRPr="00720963">
        <w:rPr>
          <w:rFonts w:ascii="Times New Roman" w:eastAsia="Times New Roman" w:hAnsi="Times New Roman" w:cs="Times New Roman"/>
          <w:i/>
          <w:sz w:val="24"/>
          <w:szCs w:val="24"/>
          <w:lang w:val="it-IT"/>
        </w:rPr>
        <w:t>8</w:t>
      </w:r>
      <w:r w:rsidRPr="00720963">
        <w:rPr>
          <w:rFonts w:ascii="Times New Roman" w:eastAsia="Times New Roman" w:hAnsi="Times New Roman" w:cs="Times New Roman"/>
          <w:sz w:val="24"/>
          <w:szCs w:val="24"/>
          <w:lang w:val="it-IT"/>
        </w:rPr>
        <w:t xml:space="preserve">, e9916. https://doi.org/10.7717/peerj.9916 </w:t>
      </w:r>
    </w:p>
    <w:p w14:paraId="24A43EBF"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720963">
        <w:rPr>
          <w:rFonts w:ascii="Times New Roman" w:eastAsia="Times New Roman" w:hAnsi="Times New Roman" w:cs="Times New Roman"/>
          <w:sz w:val="24"/>
          <w:szCs w:val="24"/>
          <w:lang w:val="it-IT"/>
        </w:rPr>
        <w:t xml:space="preserve">Zizka, A., Antonelli, A., &amp; Silvestro, D. (2021). </w:t>
      </w:r>
      <w:r w:rsidRPr="00720963">
        <w:rPr>
          <w:rFonts w:ascii="Times New Roman" w:eastAsia="Times New Roman" w:hAnsi="Times New Roman" w:cs="Times New Roman"/>
          <w:i/>
          <w:sz w:val="24"/>
          <w:szCs w:val="24"/>
        </w:rPr>
        <w:t>Sampbias</w:t>
      </w:r>
      <w:r w:rsidRPr="00720963">
        <w:rPr>
          <w:rFonts w:ascii="Times New Roman" w:eastAsia="Times New Roman" w:hAnsi="Times New Roman" w:cs="Times New Roman"/>
          <w:sz w:val="24"/>
          <w:szCs w:val="24"/>
        </w:rPr>
        <w:t xml:space="preserve"> , a method for quantifying geographic sampling biases in species distribution data. </w:t>
      </w:r>
      <w:r w:rsidRPr="00720963">
        <w:rPr>
          <w:rFonts w:ascii="Times New Roman" w:eastAsia="Times New Roman" w:hAnsi="Times New Roman" w:cs="Times New Roman"/>
          <w:i/>
          <w:sz w:val="24"/>
          <w:szCs w:val="24"/>
        </w:rPr>
        <w:t>Ecography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44</w:t>
      </w:r>
      <w:r w:rsidRPr="00720963">
        <w:rPr>
          <w:rFonts w:ascii="Times New Roman" w:eastAsia="Times New Roman" w:hAnsi="Times New Roman" w:cs="Times New Roman"/>
          <w:sz w:val="24"/>
          <w:szCs w:val="24"/>
        </w:rPr>
        <w:t>(1), 25–32. https://doi.org/10.1111/ecog.05102</w:t>
      </w:r>
    </w:p>
    <w:p w14:paraId="4C07DDF5" w14:textId="77777777" w:rsidR="00CF4241" w:rsidRPr="00720963" w:rsidRDefault="00CF4241">
      <w:pPr>
        <w:pBdr>
          <w:top w:val="nil"/>
          <w:left w:val="nil"/>
          <w:bottom w:val="nil"/>
          <w:right w:val="nil"/>
          <w:between w:val="nil"/>
        </w:pBdr>
        <w:spacing w:after="0"/>
        <w:ind w:left="720" w:hanging="720"/>
        <w:rPr>
          <w:rFonts w:ascii="Times New Roman" w:eastAsia="Times New Roman" w:hAnsi="Times New Roman" w:cs="Times New Roman"/>
          <w:sz w:val="24"/>
          <w:szCs w:val="24"/>
        </w:rPr>
      </w:pPr>
    </w:p>
    <w:p w14:paraId="64DADF29"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de-DE"/>
        </w:rPr>
      </w:pPr>
      <w:r w:rsidRPr="00720963">
        <w:rPr>
          <w:rFonts w:ascii="Times New Roman" w:eastAsia="Times New Roman" w:hAnsi="Times New Roman" w:cs="Times New Roman"/>
          <w:sz w:val="24"/>
          <w:szCs w:val="24"/>
        </w:rPr>
        <w:t xml:space="preserve">Zotz, G. (2016). </w:t>
      </w:r>
      <w:r w:rsidRPr="00720963">
        <w:rPr>
          <w:rFonts w:ascii="Times New Roman" w:eastAsia="Times New Roman" w:hAnsi="Times New Roman" w:cs="Times New Roman"/>
          <w:i/>
          <w:sz w:val="24"/>
          <w:szCs w:val="24"/>
        </w:rPr>
        <w:t>Plants on plants – the biology of vascular epiphytes</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sz w:val="24"/>
          <w:szCs w:val="24"/>
          <w:lang w:val="de-DE"/>
        </w:rPr>
        <w:t>Springer. https://doi.org/10.1007/978-3-319-39237-0_1</w:t>
      </w:r>
    </w:p>
    <w:p w14:paraId="3BB01BF6" w14:textId="77777777" w:rsidR="00CF4241" w:rsidRPr="00720963" w:rsidRDefault="00000000">
      <w:pPr>
        <w:pBdr>
          <w:top w:val="nil"/>
          <w:left w:val="nil"/>
          <w:bottom w:val="nil"/>
          <w:right w:val="nil"/>
          <w:between w:val="nil"/>
        </w:pBdr>
        <w:spacing w:after="0"/>
        <w:ind w:left="720" w:hanging="720"/>
        <w:rPr>
          <w:rFonts w:ascii="Times New Roman" w:eastAsia="Times New Roman" w:hAnsi="Times New Roman" w:cs="Times New Roman"/>
          <w:b/>
          <w:sz w:val="24"/>
          <w:szCs w:val="24"/>
        </w:rPr>
      </w:pPr>
      <w:r w:rsidRPr="00720963">
        <w:rPr>
          <w:rFonts w:ascii="Times New Roman" w:eastAsia="Times New Roman" w:hAnsi="Times New Roman" w:cs="Times New Roman"/>
          <w:sz w:val="24"/>
          <w:szCs w:val="24"/>
          <w:lang w:val="de-DE"/>
        </w:rPr>
        <w:lastRenderedPageBreak/>
        <w:t xml:space="preserve">Zotz, G., Weigelt, P., Kessler, M., Kreft, H., &amp; Taylor, A. (2021). </w:t>
      </w:r>
      <w:r w:rsidRPr="00720963">
        <w:rPr>
          <w:rFonts w:ascii="Times New Roman" w:eastAsia="Times New Roman" w:hAnsi="Times New Roman" w:cs="Times New Roman"/>
          <w:sz w:val="24"/>
          <w:szCs w:val="24"/>
        </w:rPr>
        <w:t xml:space="preserve">EpiList 1.0: A global checklist of vascular epiphytes. </w:t>
      </w:r>
      <w:r w:rsidRPr="00720963">
        <w:rPr>
          <w:rFonts w:ascii="Times New Roman" w:eastAsia="Times New Roman" w:hAnsi="Times New Roman" w:cs="Times New Roman"/>
          <w:i/>
          <w:sz w:val="24"/>
          <w:szCs w:val="24"/>
        </w:rPr>
        <w:t>Ecology</w:t>
      </w:r>
      <w:r w:rsidRPr="00720963">
        <w:rPr>
          <w:rFonts w:ascii="Times New Roman" w:eastAsia="Times New Roman" w:hAnsi="Times New Roman" w:cs="Times New Roman"/>
          <w:sz w:val="24"/>
          <w:szCs w:val="24"/>
        </w:rPr>
        <w:t xml:space="preserve">, </w:t>
      </w:r>
      <w:r w:rsidRPr="00720963">
        <w:rPr>
          <w:rFonts w:ascii="Times New Roman" w:eastAsia="Times New Roman" w:hAnsi="Times New Roman" w:cs="Times New Roman"/>
          <w:i/>
          <w:sz w:val="24"/>
          <w:szCs w:val="24"/>
        </w:rPr>
        <w:t>102</w:t>
      </w:r>
      <w:r w:rsidRPr="00720963">
        <w:rPr>
          <w:rFonts w:ascii="Times New Roman" w:eastAsia="Times New Roman" w:hAnsi="Times New Roman" w:cs="Times New Roman"/>
          <w:sz w:val="24"/>
          <w:szCs w:val="24"/>
        </w:rPr>
        <w:t>(6), e03326. https://doi.org/10.1002/ecy.3326</w:t>
      </w:r>
    </w:p>
    <w:sectPr w:rsidR="00CF4241" w:rsidRPr="00720963">
      <w:headerReference w:type="default" r:id="rId14"/>
      <w:footerReference w:type="default" r:id="rId15"/>
      <w:pgSz w:w="12240" w:h="15840"/>
      <w:pgMar w:top="1440" w:right="1440" w:bottom="1440" w:left="144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10648" w14:textId="77777777" w:rsidR="0006362E" w:rsidRDefault="0006362E">
      <w:pPr>
        <w:spacing w:before="0" w:after="0" w:line="240" w:lineRule="auto"/>
      </w:pPr>
      <w:r>
        <w:separator/>
      </w:r>
    </w:p>
  </w:endnote>
  <w:endnote w:type="continuationSeparator" w:id="0">
    <w:p w14:paraId="7F01ABCB" w14:textId="77777777" w:rsidR="0006362E" w:rsidRDefault="000636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03FC" w14:textId="77777777" w:rsidR="00CF4241" w:rsidRDefault="00000000">
    <w:pPr>
      <w:pBdr>
        <w:top w:val="nil"/>
        <w:left w:val="nil"/>
        <w:bottom w:val="nil"/>
        <w:right w:val="nil"/>
        <w:between w:val="nil"/>
      </w:pBdr>
      <w:tabs>
        <w:tab w:val="center" w:pos="4536"/>
        <w:tab w:val="right" w:pos="9072"/>
      </w:tabs>
      <w:spacing w:before="0" w:after="0" w:line="240" w:lineRule="auto"/>
      <w:jc w:val="right"/>
    </w:pPr>
    <w:r>
      <w:fldChar w:fldCharType="begin"/>
    </w:r>
    <w:r>
      <w:instrText>PAGE</w:instrText>
    </w:r>
    <w:r>
      <w:fldChar w:fldCharType="separate"/>
    </w:r>
    <w:r w:rsidR="00720963">
      <w:rPr>
        <w:noProof/>
      </w:rPr>
      <w:t>1</w:t>
    </w:r>
    <w:r>
      <w:fldChar w:fldCharType="end"/>
    </w:r>
  </w:p>
  <w:p w14:paraId="3DD6942B" w14:textId="77777777" w:rsidR="00CF4241" w:rsidRDefault="00CF4241">
    <w:pPr>
      <w:pBdr>
        <w:top w:val="nil"/>
        <w:left w:val="nil"/>
        <w:bottom w:val="nil"/>
        <w:right w:val="nil"/>
        <w:between w:val="nil"/>
      </w:pBdr>
      <w:tabs>
        <w:tab w:val="center" w:pos="4536"/>
        <w:tab w:val="right" w:pos="9072"/>
      </w:tabs>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48FC2" w14:textId="77777777" w:rsidR="0006362E" w:rsidRDefault="0006362E">
      <w:pPr>
        <w:spacing w:before="0" w:after="0" w:line="240" w:lineRule="auto"/>
      </w:pPr>
      <w:r>
        <w:separator/>
      </w:r>
    </w:p>
  </w:footnote>
  <w:footnote w:type="continuationSeparator" w:id="0">
    <w:p w14:paraId="57CC4A00" w14:textId="77777777" w:rsidR="0006362E" w:rsidRDefault="000636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6874" w14:textId="77777777" w:rsidR="00CF4241" w:rsidRDefault="00000000">
    <w:pPr>
      <w:pBdr>
        <w:top w:val="nil"/>
        <w:left w:val="nil"/>
        <w:bottom w:val="nil"/>
        <w:right w:val="nil"/>
        <w:between w:val="nil"/>
      </w:pBdr>
      <w:tabs>
        <w:tab w:val="center" w:pos="4536"/>
        <w:tab w:val="right" w:pos="9072"/>
      </w:tabs>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CH et al.</w:t>
    </w:r>
  </w:p>
  <w:p w14:paraId="0F7D263A" w14:textId="77777777" w:rsidR="00CF4241" w:rsidRDefault="00CF4241">
    <w:pPr>
      <w:jc w:val="left"/>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20361"/>
    <w:multiLevelType w:val="multilevel"/>
    <w:tmpl w:val="933E5F1C"/>
    <w:lvl w:ilvl="0">
      <w:start w:val="1"/>
      <w:numFmt w:val="decimal"/>
      <w:pStyle w:val="Heading1"/>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16cid:durableId="545028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241"/>
    <w:rsid w:val="0006362E"/>
    <w:rsid w:val="00105D3F"/>
    <w:rsid w:val="002D2C5A"/>
    <w:rsid w:val="002F263A"/>
    <w:rsid w:val="00505AF5"/>
    <w:rsid w:val="00651A5B"/>
    <w:rsid w:val="00720963"/>
    <w:rsid w:val="00CF424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A87B9"/>
  <w15:docId w15:val="{6B3829FD-F7A6-49BE-B5C4-C6FA6D517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D1E"/>
        <w:sz w:val="22"/>
        <w:szCs w:val="22"/>
        <w:highlight w:val="white"/>
        <w:lang w:val="en" w:eastAsia="de-DE" w:bidi="ar-SA"/>
      </w:rPr>
    </w:rPrDefault>
    <w:pPrDefault>
      <w:pPr>
        <w:spacing w:before="240" w:after="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910"/>
  </w:style>
  <w:style w:type="paragraph" w:styleId="Heading1">
    <w:name w:val="heading 1"/>
    <w:basedOn w:val="Normal"/>
    <w:next w:val="Normal"/>
    <w:uiPriority w:val="9"/>
    <w:qFormat/>
    <w:rsid w:val="00F255EB"/>
    <w:pPr>
      <w:keepNext/>
      <w:keepLines/>
      <w:numPr>
        <w:numId w:val="1"/>
      </w:numPr>
      <w:outlineLvl w:val="0"/>
    </w:pPr>
    <w:rPr>
      <w:rFonts w:ascii="Times New Roman" w:hAnsi="Times New Roman" w:cs="Times New Roman"/>
      <w:b/>
      <w:sz w:val="24"/>
      <w:szCs w:val="24"/>
      <w:highlight w:val="none"/>
    </w:rPr>
  </w:style>
  <w:style w:type="paragraph" w:styleId="Heading2">
    <w:name w:val="heading 2"/>
    <w:basedOn w:val="Normal"/>
    <w:next w:val="Normal"/>
    <w:uiPriority w:val="9"/>
    <w:unhideWhenUsed/>
    <w:qFormat/>
    <w:rsid w:val="00974776"/>
    <w:pPr>
      <w:spacing w:before="280" w:after="80"/>
      <w:jc w:val="left"/>
      <w:outlineLvl w:val="1"/>
    </w:pPr>
    <w:rPr>
      <w:rFonts w:ascii="Times New Roman" w:eastAsia="Times New Roman" w:hAnsi="Times New Roman" w:cs="Times New Roman"/>
      <w:b/>
      <w:sz w:val="24"/>
      <w:szCs w:val="24"/>
      <w:highlight w:val="none"/>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E26BE2"/>
    <w:rPr>
      <w:rFonts w:ascii="Times New Roman" w:hAnsi="Times New Roman" w:cs="Times New Roman"/>
      <w:sz w:val="24"/>
      <w:szCs w:val="24"/>
    </w:rPr>
  </w:style>
  <w:style w:type="character" w:styleId="Hyperlink">
    <w:name w:val="Hyperlink"/>
    <w:basedOn w:val="DefaultParagraphFont"/>
    <w:uiPriority w:val="99"/>
    <w:unhideWhenUsed/>
    <w:rsid w:val="00472757"/>
    <w:rPr>
      <w:color w:val="0000FF" w:themeColor="hyperlink"/>
      <w:u w:val="single"/>
    </w:rPr>
  </w:style>
  <w:style w:type="character" w:styleId="UnresolvedMention">
    <w:name w:val="Unresolved Mention"/>
    <w:basedOn w:val="DefaultParagraphFont"/>
    <w:uiPriority w:val="99"/>
    <w:semiHidden/>
    <w:unhideWhenUsed/>
    <w:rsid w:val="00472757"/>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9307E"/>
    <w:rPr>
      <w:b/>
      <w:bCs/>
    </w:rPr>
  </w:style>
  <w:style w:type="character" w:customStyle="1" w:styleId="CommentSubjectChar">
    <w:name w:val="Comment Subject Char"/>
    <w:basedOn w:val="CommentTextChar"/>
    <w:link w:val="CommentSubject"/>
    <w:uiPriority w:val="99"/>
    <w:semiHidden/>
    <w:rsid w:val="0029307E"/>
    <w:rPr>
      <w:b/>
      <w:bCs/>
      <w:sz w:val="20"/>
      <w:szCs w:val="20"/>
    </w:rPr>
  </w:style>
  <w:style w:type="character" w:styleId="FollowedHyperlink">
    <w:name w:val="FollowedHyperlink"/>
    <w:basedOn w:val="DefaultParagraphFont"/>
    <w:uiPriority w:val="99"/>
    <w:semiHidden/>
    <w:unhideWhenUsed/>
    <w:rsid w:val="00C568CE"/>
    <w:rPr>
      <w:color w:val="800080" w:themeColor="followedHyperlink"/>
      <w:u w:val="single"/>
    </w:rPr>
  </w:style>
  <w:style w:type="paragraph" w:styleId="HTMLPreformatted">
    <w:name w:val="HTML Preformatted"/>
    <w:basedOn w:val="Normal"/>
    <w:link w:val="HTMLPreformattedChar"/>
    <w:uiPriority w:val="99"/>
    <w:semiHidden/>
    <w:unhideWhenUsed/>
    <w:rsid w:val="000902E9"/>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902E9"/>
    <w:rPr>
      <w:rFonts w:ascii="Consolas" w:hAnsi="Consolas"/>
      <w:sz w:val="20"/>
      <w:szCs w:val="20"/>
    </w:rPr>
  </w:style>
  <w:style w:type="paragraph" w:styleId="ListParagraph">
    <w:name w:val="List Paragraph"/>
    <w:basedOn w:val="Normal"/>
    <w:uiPriority w:val="34"/>
    <w:qFormat/>
    <w:rsid w:val="00A90D1F"/>
    <w:pPr>
      <w:ind w:left="720"/>
      <w:contextualSpacing/>
    </w:p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paragraph" w:styleId="Bibliography">
    <w:name w:val="Bibliography"/>
    <w:basedOn w:val="Normal"/>
    <w:next w:val="Normal"/>
    <w:uiPriority w:val="37"/>
    <w:unhideWhenUsed/>
    <w:rsid w:val="00AF13EF"/>
    <w:pPr>
      <w:spacing w:after="0"/>
      <w:ind w:left="720" w:hanging="720"/>
    </w:pPr>
  </w:style>
  <w:style w:type="table" w:styleId="TableGrid">
    <w:name w:val="Table Grid"/>
    <w:basedOn w:val="TableNormal"/>
    <w:uiPriority w:val="39"/>
    <w:rsid w:val="001055C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13"/>
    <w:basedOn w:val="TableNormal"/>
    <w:pPr>
      <w:spacing w:before="0" w:after="0" w:line="240" w:lineRule="auto"/>
    </w:pPr>
    <w:tblPr>
      <w:tblStyleRowBandSize w:val="1"/>
      <w:tblStyleColBandSize w:val="1"/>
    </w:tblPr>
  </w:style>
  <w:style w:type="table" w:customStyle="1" w:styleId="12">
    <w:name w:val="12"/>
    <w:basedOn w:val="TableNormal"/>
    <w:pPr>
      <w:spacing w:before="0" w:after="0" w:line="240" w:lineRule="auto"/>
    </w:pPr>
    <w:tblPr>
      <w:tblStyleRowBandSize w:val="1"/>
      <w:tblStyleColBandSize w:val="1"/>
    </w:tblPr>
  </w:style>
  <w:style w:type="paragraph" w:styleId="Header">
    <w:name w:val="header"/>
    <w:basedOn w:val="Normal"/>
    <w:link w:val="HeaderChar"/>
    <w:uiPriority w:val="99"/>
    <w:unhideWhenUsed/>
    <w:rsid w:val="004605D7"/>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4605D7"/>
  </w:style>
  <w:style w:type="paragraph" w:styleId="Footer">
    <w:name w:val="footer"/>
    <w:basedOn w:val="Normal"/>
    <w:link w:val="FooterChar"/>
    <w:uiPriority w:val="99"/>
    <w:unhideWhenUsed/>
    <w:rsid w:val="004605D7"/>
    <w:pPr>
      <w:tabs>
        <w:tab w:val="center" w:pos="4536"/>
        <w:tab w:val="right" w:pos="9072"/>
      </w:tabs>
      <w:spacing w:before="0" w:after="0" w:line="240" w:lineRule="auto"/>
    </w:pPr>
  </w:style>
  <w:style w:type="character" w:customStyle="1" w:styleId="FooterChar">
    <w:name w:val="Footer Char"/>
    <w:basedOn w:val="DefaultParagraphFont"/>
    <w:link w:val="Footer"/>
    <w:uiPriority w:val="99"/>
    <w:rsid w:val="004605D7"/>
  </w:style>
  <w:style w:type="character" w:styleId="LineNumber">
    <w:name w:val="line number"/>
    <w:basedOn w:val="DefaultParagraphFont"/>
    <w:uiPriority w:val="99"/>
    <w:semiHidden/>
    <w:unhideWhenUsed/>
    <w:rsid w:val="005E1BE4"/>
  </w:style>
  <w:style w:type="table" w:customStyle="1" w:styleId="11">
    <w:name w:val="11"/>
    <w:basedOn w:val="TableNormal"/>
    <w:pPr>
      <w:spacing w:before="0" w:after="0" w:line="240" w:lineRule="auto"/>
    </w:pPr>
    <w:tblPr>
      <w:tblStyleRowBandSize w:val="1"/>
      <w:tblStyleColBandSize w:val="1"/>
    </w:tblPr>
  </w:style>
  <w:style w:type="table" w:customStyle="1" w:styleId="10">
    <w:name w:val="10"/>
    <w:basedOn w:val="TableNormal"/>
    <w:pPr>
      <w:spacing w:before="0" w:after="0" w:line="240" w:lineRule="auto"/>
    </w:pPr>
    <w:tblPr>
      <w:tblStyleRowBandSize w:val="1"/>
      <w:tblStyleColBandSize w:val="1"/>
    </w:tblPr>
  </w:style>
  <w:style w:type="table" w:customStyle="1" w:styleId="9">
    <w:name w:val="9"/>
    <w:basedOn w:val="TableNormal"/>
    <w:pPr>
      <w:spacing w:before="0" w:after="0" w:line="240" w:lineRule="auto"/>
    </w:pPr>
    <w:tblPr>
      <w:tblStyleRowBandSize w:val="1"/>
      <w:tblStyleColBandSize w:val="1"/>
    </w:tblPr>
  </w:style>
  <w:style w:type="table" w:customStyle="1" w:styleId="8">
    <w:name w:val="8"/>
    <w:basedOn w:val="TableNormal"/>
    <w:pPr>
      <w:spacing w:before="0" w:after="0" w:line="240" w:lineRule="auto"/>
    </w:pPr>
    <w:tblPr>
      <w:tblStyleRowBandSize w:val="1"/>
      <w:tblStyleColBandSize w:val="1"/>
    </w:tblPr>
  </w:style>
  <w:style w:type="table" w:customStyle="1" w:styleId="7">
    <w:name w:val="7"/>
    <w:basedOn w:val="TableNormal"/>
    <w:pPr>
      <w:spacing w:before="0" w:after="0" w:line="240" w:lineRule="auto"/>
    </w:pPr>
    <w:tblPr>
      <w:tblStyleRowBandSize w:val="1"/>
      <w:tblStyleColBandSize w:val="1"/>
    </w:tblPr>
  </w:style>
  <w:style w:type="table" w:customStyle="1" w:styleId="6">
    <w:name w:val="6"/>
    <w:basedOn w:val="TableNormal"/>
    <w:pPr>
      <w:spacing w:before="0" w:after="0" w:line="240" w:lineRule="auto"/>
    </w:pPr>
    <w:tblPr>
      <w:tblStyleRowBandSize w:val="1"/>
      <w:tblStyleColBandSize w:val="1"/>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pigdatabase.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3HrBdombUK+jRThJmsflze2tAg==">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10577</Words>
  <Characters>66642</Characters>
  <Application>Microsoft Office Word</Application>
  <DocSecurity>0</DocSecurity>
  <Lines>555</Lines>
  <Paragraphs>154</Paragraphs>
  <ScaleCrop>false</ScaleCrop>
  <Company/>
  <LinksUpToDate>false</LinksUpToDate>
  <CharactersWithSpaces>77065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Higuita</dc:creator>
  <cp:lastModifiedBy>Maria Judith Carmona Higuita</cp:lastModifiedBy>
  <cp:revision>3</cp:revision>
  <dcterms:created xsi:type="dcterms:W3CDTF">2025-01-28T10:08:00Z</dcterms:created>
  <dcterms:modified xsi:type="dcterms:W3CDTF">2026-08-06T11:24:00Z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id="ks8jOcTm"/&gt;&lt;style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