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CD9D" w14:textId="77777777" w:rsidR="00CF4241" w:rsidRPr="006F67AD" w:rsidRDefault="00000000">
      <w:pPr>
        <w:pStyle w:val="Title"/>
        <w:jc w:val="left"/>
        <w:rPr>
          <w:rFonts w:ascii="Times New Roman" w:eastAsia="Times New Roman" w:hAnsi="Times New Roman" w:cs="Times New Roman"/>
          <w:sz w:val="24"/>
          <w:szCs w:val="24"/>
        </w:rPr>
      </w:pPr>
      <w:r w:rsidRPr="006F67AD">
        <w:rPr>
          <w:rFonts w:ascii="Times New Roman" w:eastAsia="Times New Roman" w:hAnsi="Times New Roman" w:cs="Times New Roman"/>
          <w:b/>
          <w:sz w:val="24"/>
          <w:szCs w:val="24"/>
        </w:rPr>
        <w:t>Data Shortfalls on Vascular Epiphytes in the Neotropics</w:t>
      </w:r>
    </w:p>
    <w:p w14:paraId="77BBCFE8"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Maria Judith Carmona-Higuita</w:t>
      </w:r>
      <w:r w:rsidRPr="006F67AD">
        <w:rPr>
          <w:rFonts w:ascii="Times New Roman" w:eastAsia="Times New Roman" w:hAnsi="Times New Roman" w:cs="Times New Roman"/>
          <w:sz w:val="24"/>
          <w:szCs w:val="24"/>
          <w:vertAlign w:val="superscript"/>
        </w:rPr>
        <w:t>1*</w:t>
      </w:r>
      <w:r w:rsidRPr="006F67AD">
        <w:rPr>
          <w:rFonts w:ascii="Times New Roman" w:eastAsia="Times New Roman" w:hAnsi="Times New Roman" w:cs="Times New Roman"/>
          <w:sz w:val="24"/>
          <w:szCs w:val="24"/>
        </w:rPr>
        <w:t>, Andreas Mehl</w:t>
      </w:r>
      <w:r w:rsidRPr="006F67AD">
        <w:rPr>
          <w:rFonts w:ascii="Times New Roman" w:eastAsia="Times New Roman" w:hAnsi="Times New Roman" w:cs="Times New Roman"/>
          <w:sz w:val="24"/>
          <w:szCs w:val="24"/>
          <w:vertAlign w:val="superscript"/>
        </w:rPr>
        <w:t>1</w:t>
      </w:r>
      <w:r w:rsidRPr="006F67AD">
        <w:rPr>
          <w:rFonts w:ascii="Times New Roman" w:hAnsi="Times New Roman" w:cs="Times New Roman"/>
          <w:sz w:val="24"/>
          <w:szCs w:val="24"/>
        </w:rPr>
        <w:t xml:space="preserve">, </w:t>
      </w:r>
      <w:r w:rsidRPr="006F67AD">
        <w:rPr>
          <w:rFonts w:ascii="Times New Roman" w:eastAsia="Times New Roman" w:hAnsi="Times New Roman" w:cs="Times New Roman"/>
          <w:sz w:val="24"/>
          <w:szCs w:val="24"/>
        </w:rPr>
        <w:t>Derio Antonio Jiménez-López</w:t>
      </w:r>
      <w:r w:rsidRPr="006F67AD">
        <w:rPr>
          <w:rFonts w:ascii="Times New Roman" w:eastAsia="Times New Roman" w:hAnsi="Times New Roman" w:cs="Times New Roman"/>
          <w:sz w:val="24"/>
          <w:szCs w:val="24"/>
          <w:vertAlign w:val="superscript"/>
        </w:rPr>
        <w:t>2</w:t>
      </w:r>
      <w:r w:rsidRPr="006F67AD">
        <w:rPr>
          <w:rFonts w:ascii="Times New Roman" w:eastAsia="Times New Roman" w:hAnsi="Times New Roman" w:cs="Times New Roman"/>
          <w:sz w:val="24"/>
          <w:szCs w:val="24"/>
        </w:rPr>
        <w:t>, Flavio Nunes Ramos</w:t>
      </w:r>
      <w:r w:rsidRPr="006F67AD">
        <w:rPr>
          <w:rFonts w:ascii="Times New Roman" w:eastAsia="Times New Roman" w:hAnsi="Times New Roman" w:cs="Times New Roman"/>
          <w:sz w:val="24"/>
          <w:szCs w:val="24"/>
          <w:vertAlign w:val="superscript"/>
        </w:rPr>
        <w:t>3</w:t>
      </w:r>
      <w:r w:rsidRPr="006F67AD">
        <w:rPr>
          <w:rFonts w:ascii="Times New Roman" w:eastAsia="Times New Roman" w:hAnsi="Times New Roman" w:cs="Times New Roman"/>
          <w:sz w:val="24"/>
          <w:szCs w:val="24"/>
        </w:rPr>
        <w:t>, Michael Kessler</w:t>
      </w:r>
      <w:r w:rsidRPr="006F67AD">
        <w:rPr>
          <w:rFonts w:ascii="Times New Roman" w:eastAsia="Times New Roman" w:hAnsi="Times New Roman" w:cs="Times New Roman"/>
          <w:sz w:val="24"/>
          <w:szCs w:val="24"/>
          <w:vertAlign w:val="superscript"/>
        </w:rPr>
        <w:t>4</w:t>
      </w:r>
      <w:r w:rsidRPr="006F67AD">
        <w:rPr>
          <w:rFonts w:ascii="Times New Roman" w:eastAsia="Times New Roman" w:hAnsi="Times New Roman" w:cs="Times New Roman"/>
          <w:sz w:val="24"/>
          <w:szCs w:val="24"/>
        </w:rPr>
        <w:t>, Talitha Mayumi Francisco</w:t>
      </w:r>
      <w:r w:rsidRPr="006F67AD">
        <w:rPr>
          <w:rFonts w:ascii="Times New Roman" w:eastAsia="Times New Roman" w:hAnsi="Times New Roman" w:cs="Times New Roman"/>
          <w:sz w:val="24"/>
          <w:szCs w:val="24"/>
          <w:vertAlign w:val="superscript"/>
        </w:rPr>
        <w:t>5</w:t>
      </w:r>
      <w:r w:rsidRPr="006F67AD">
        <w:rPr>
          <w:rFonts w:ascii="Times New Roman" w:eastAsia="Times New Roman" w:hAnsi="Times New Roman" w:cs="Times New Roman"/>
          <w:sz w:val="24"/>
          <w:szCs w:val="24"/>
        </w:rPr>
        <w:t>, Adriano Quaresma</w:t>
      </w:r>
      <w:r w:rsidRPr="006F67AD">
        <w:rPr>
          <w:rFonts w:ascii="Times New Roman" w:eastAsia="Times New Roman" w:hAnsi="Times New Roman" w:cs="Times New Roman"/>
          <w:sz w:val="24"/>
          <w:szCs w:val="24"/>
          <w:vertAlign w:val="superscript"/>
        </w:rPr>
        <w:t>6</w:t>
      </w:r>
      <w:r w:rsidRPr="006F67AD">
        <w:rPr>
          <w:rFonts w:ascii="Times New Roman" w:eastAsia="Times New Roman" w:hAnsi="Times New Roman" w:cs="Times New Roman"/>
          <w:sz w:val="24"/>
          <w:szCs w:val="24"/>
        </w:rPr>
        <w:t>, Nayely Martínez-Meléndez</w:t>
      </w:r>
      <w:r w:rsidRPr="006F67AD">
        <w:rPr>
          <w:rFonts w:ascii="Times New Roman" w:eastAsia="Times New Roman" w:hAnsi="Times New Roman" w:cs="Times New Roman"/>
          <w:sz w:val="24"/>
          <w:szCs w:val="24"/>
          <w:vertAlign w:val="superscript"/>
        </w:rPr>
        <w:t>7</w:t>
      </w:r>
      <w:r w:rsidRPr="006F67AD">
        <w:rPr>
          <w:rFonts w:ascii="Times New Roman" w:eastAsia="Times New Roman" w:hAnsi="Times New Roman" w:cs="Times New Roman"/>
          <w:sz w:val="24"/>
          <w:szCs w:val="24"/>
        </w:rPr>
        <w:t>, André Luís de Gasper</w:t>
      </w:r>
      <w:r w:rsidRPr="006F67AD">
        <w:rPr>
          <w:rFonts w:ascii="Times New Roman" w:eastAsia="Times New Roman" w:hAnsi="Times New Roman" w:cs="Times New Roman"/>
          <w:sz w:val="24"/>
          <w:szCs w:val="24"/>
          <w:vertAlign w:val="superscript"/>
        </w:rPr>
        <w:t>8</w:t>
      </w:r>
      <w:r w:rsidRPr="006F67AD">
        <w:rPr>
          <w:rFonts w:ascii="Times New Roman" w:eastAsia="Times New Roman" w:hAnsi="Times New Roman" w:cs="Times New Roman"/>
          <w:sz w:val="24"/>
          <w:szCs w:val="24"/>
        </w:rPr>
        <w:t>,  Ana Maria Benavides</w:t>
      </w:r>
      <w:r w:rsidRPr="006F67AD">
        <w:rPr>
          <w:rFonts w:ascii="Times New Roman" w:eastAsia="Times New Roman" w:hAnsi="Times New Roman" w:cs="Times New Roman"/>
          <w:sz w:val="24"/>
          <w:szCs w:val="24"/>
          <w:vertAlign w:val="superscript"/>
        </w:rPr>
        <w:t>9</w:t>
      </w:r>
      <w:r w:rsidRPr="006F67AD">
        <w:rPr>
          <w:rFonts w:ascii="Times New Roman" w:eastAsia="Times New Roman" w:hAnsi="Times New Roman" w:cs="Times New Roman"/>
          <w:sz w:val="24"/>
          <w:szCs w:val="24"/>
        </w:rPr>
        <w:t>, Glenda Mendieta-Leiva</w:t>
      </w:r>
      <w:r w:rsidRPr="006F67AD">
        <w:rPr>
          <w:rFonts w:ascii="Times New Roman" w:eastAsia="Times New Roman" w:hAnsi="Times New Roman" w:cs="Times New Roman"/>
          <w:sz w:val="24"/>
          <w:szCs w:val="24"/>
          <w:vertAlign w:val="superscript"/>
        </w:rPr>
        <w:t>1†</w:t>
      </w:r>
      <w:r w:rsidRPr="006F67AD">
        <w:rPr>
          <w:rFonts w:ascii="Times New Roman" w:eastAsia="Times New Roman" w:hAnsi="Times New Roman" w:cs="Times New Roman"/>
          <w:sz w:val="24"/>
          <w:szCs w:val="24"/>
        </w:rPr>
        <w:t>, Alexander Zizka</w:t>
      </w:r>
      <w:r w:rsidRPr="006F67AD">
        <w:rPr>
          <w:rFonts w:ascii="Times New Roman" w:eastAsia="Times New Roman" w:hAnsi="Times New Roman" w:cs="Times New Roman"/>
          <w:sz w:val="24"/>
          <w:szCs w:val="24"/>
          <w:vertAlign w:val="superscript"/>
        </w:rPr>
        <w:t>1†</w:t>
      </w:r>
    </w:p>
    <w:p w14:paraId="7B23E93E" w14:textId="77777777" w:rsidR="00CF4241" w:rsidRPr="006F67AD" w:rsidRDefault="00000000">
      <w:pPr>
        <w:jc w:val="left"/>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vertAlign w:val="superscript"/>
          <w:lang w:val="es-ES"/>
        </w:rPr>
        <w:t xml:space="preserve">1 </w:t>
      </w:r>
      <w:r w:rsidRPr="006F67AD">
        <w:rPr>
          <w:rFonts w:ascii="Times New Roman" w:eastAsia="Times New Roman" w:hAnsi="Times New Roman" w:cs="Times New Roman"/>
          <w:sz w:val="24"/>
          <w:szCs w:val="24"/>
          <w:lang w:val="es-ES"/>
        </w:rPr>
        <w:t>Department of Biology, Philipps-Universität Marburg, Karl-von-Frisch-Straße 8, 35032, Marburg, Germany.</w:t>
      </w:r>
    </w:p>
    <w:p w14:paraId="2BB7FA5E" w14:textId="77777777" w:rsidR="00CF4241" w:rsidRPr="006F67AD" w:rsidRDefault="00000000">
      <w:pPr>
        <w:jc w:val="left"/>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vertAlign w:val="superscript"/>
          <w:lang w:val="es-ES"/>
        </w:rPr>
        <w:t>2</w:t>
      </w:r>
      <w:r w:rsidRPr="006F67AD">
        <w:rPr>
          <w:rFonts w:ascii="Times New Roman" w:eastAsia="Times New Roman" w:hAnsi="Times New Roman" w:cs="Times New Roman"/>
          <w:sz w:val="24"/>
          <w:szCs w:val="24"/>
          <w:lang w:val="es-ES"/>
        </w:rPr>
        <w:t xml:space="preserve"> Departamento de Conservación de la Biodiversidad, El Colegio de la Frontera Sur, periférico sur s/n, María Auxiliadora, 29290, San Cristóbal de las Casas, México.</w:t>
      </w:r>
    </w:p>
    <w:p w14:paraId="4C0CB1F4" w14:textId="77777777" w:rsidR="00CF4241" w:rsidRPr="006F67AD" w:rsidRDefault="00000000">
      <w:pPr>
        <w:jc w:val="left"/>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vertAlign w:val="superscript"/>
          <w:lang w:val="es-ES"/>
        </w:rPr>
        <w:t xml:space="preserve">3 </w:t>
      </w:r>
      <w:r w:rsidRPr="006F67AD">
        <w:rPr>
          <w:rFonts w:ascii="Times New Roman" w:eastAsia="Times New Roman" w:hAnsi="Times New Roman" w:cs="Times New Roman"/>
          <w:sz w:val="24"/>
          <w:szCs w:val="24"/>
          <w:lang w:val="es-ES"/>
        </w:rPr>
        <w:t>Instituto de Ciências Naturais, Universidade Federal de Alfenas, Rua Gabriel Monteiro da Silva, 700,  37130-001, Centro, Alfenas, MG, Brasil.</w:t>
      </w:r>
    </w:p>
    <w:p w14:paraId="1E13B443"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vertAlign w:val="superscript"/>
        </w:rPr>
        <w:t>4</w:t>
      </w:r>
      <w:r w:rsidRPr="006F67AD">
        <w:rPr>
          <w:rFonts w:ascii="Times New Roman" w:eastAsia="Times New Roman" w:hAnsi="Times New Roman" w:cs="Times New Roman"/>
          <w:sz w:val="24"/>
          <w:szCs w:val="24"/>
        </w:rPr>
        <w:t xml:space="preserve"> Systematic and Evolutionary Botany, University of Zurich, Zollikerstrasse 107, 8008 Zurich, Switzerland.</w:t>
      </w:r>
    </w:p>
    <w:p w14:paraId="74F720EA" w14:textId="77777777" w:rsidR="00CF4241" w:rsidRPr="006F67AD" w:rsidRDefault="00000000">
      <w:pPr>
        <w:jc w:val="left"/>
        <w:rPr>
          <w:rFonts w:ascii="Times New Roman" w:eastAsia="Times New Roman" w:hAnsi="Times New Roman" w:cs="Times New Roman"/>
          <w:sz w:val="24"/>
          <w:szCs w:val="24"/>
          <w:vertAlign w:val="superscript"/>
        </w:rPr>
      </w:pPr>
      <w:r w:rsidRPr="006F67AD">
        <w:rPr>
          <w:rFonts w:ascii="Times New Roman" w:eastAsia="Times New Roman" w:hAnsi="Times New Roman" w:cs="Times New Roman"/>
          <w:sz w:val="24"/>
          <w:szCs w:val="24"/>
          <w:vertAlign w:val="superscript"/>
        </w:rPr>
        <w:t xml:space="preserve">5 </w:t>
      </w:r>
      <w:r w:rsidRPr="006F67AD">
        <w:rPr>
          <w:rFonts w:ascii="Times New Roman" w:eastAsia="Times New Roman" w:hAnsi="Times New Roman" w:cs="Times New Roman"/>
          <w:sz w:val="24"/>
          <w:szCs w:val="24"/>
        </w:rPr>
        <w:t>Instituto Nacional da Mata Atlântica, Avenida José Ruschi, 4, 29650-000, Santa Teresa, ES, Brazil.</w:t>
      </w:r>
    </w:p>
    <w:p w14:paraId="47B6A226" w14:textId="77777777" w:rsidR="00CF4241" w:rsidRPr="006F67AD" w:rsidRDefault="00000000">
      <w:pPr>
        <w:spacing w:line="276" w:lineRule="auto"/>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vertAlign w:val="superscript"/>
        </w:rPr>
        <w:t xml:space="preserve">6 </w:t>
      </w:r>
      <w:r w:rsidRPr="006F67AD">
        <w:rPr>
          <w:rFonts w:ascii="Times New Roman" w:eastAsia="Times New Roman" w:hAnsi="Times New Roman" w:cs="Times New Roman"/>
          <w:sz w:val="24"/>
          <w:szCs w:val="24"/>
        </w:rPr>
        <w:t>Ecology, Monitoring and Sustainable Use of Wetlands Research Group (MAUA), National</w:t>
      </w:r>
    </w:p>
    <w:p w14:paraId="4477706F" w14:textId="77777777" w:rsidR="00CF4241" w:rsidRPr="006F67AD" w:rsidRDefault="00000000">
      <w:pPr>
        <w:spacing w:line="276" w:lineRule="auto"/>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Institute for Amazonian Research (INPA), Manaus, Brazil</w:t>
      </w:r>
    </w:p>
    <w:p w14:paraId="352129FE" w14:textId="77777777" w:rsidR="00CF4241" w:rsidRPr="006F67AD" w:rsidRDefault="00000000">
      <w:pPr>
        <w:jc w:val="left"/>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vertAlign w:val="superscript"/>
          <w:lang w:val="es-ES"/>
        </w:rPr>
        <w:t xml:space="preserve">7 </w:t>
      </w:r>
      <w:r w:rsidRPr="006F67AD">
        <w:rPr>
          <w:rFonts w:ascii="Times New Roman" w:eastAsia="Times New Roman" w:hAnsi="Times New Roman" w:cs="Times New Roman"/>
          <w:sz w:val="24"/>
          <w:szCs w:val="24"/>
          <w:lang w:val="es-ES"/>
        </w:rPr>
        <w:t>Eizia Asociación Civil. Calle C2 310, Colonia Vida Mejor, 29045, Tuxtla Gutiérrez, Chiapas, México.</w:t>
      </w:r>
    </w:p>
    <w:p w14:paraId="5454BCAE" w14:textId="77777777" w:rsidR="00CF4241" w:rsidRPr="006F67AD" w:rsidRDefault="00000000">
      <w:pPr>
        <w:jc w:val="left"/>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vertAlign w:val="superscript"/>
          <w:lang w:val="es-ES"/>
        </w:rPr>
        <w:lastRenderedPageBreak/>
        <w:t xml:space="preserve">8 </w:t>
      </w:r>
      <w:r w:rsidRPr="006F67AD">
        <w:rPr>
          <w:rFonts w:ascii="Times New Roman" w:eastAsia="Times New Roman" w:hAnsi="Times New Roman" w:cs="Times New Roman"/>
          <w:sz w:val="24"/>
          <w:szCs w:val="24"/>
          <w:lang w:val="es-ES"/>
        </w:rPr>
        <w:t>Universidade Regional de Blumenau, Herbário Dr. Roberto Miguel Klein, Rua Antônio da Veiga, 140, Itoupava Seca, Blumenau, Santa Catarina, Brazil</w:t>
      </w:r>
    </w:p>
    <w:p w14:paraId="51D73D05" w14:textId="77777777" w:rsidR="00CF4241" w:rsidRPr="006F67AD" w:rsidRDefault="00000000">
      <w:pPr>
        <w:jc w:val="left"/>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vertAlign w:val="superscript"/>
          <w:lang w:val="es-ES"/>
        </w:rPr>
        <w:t>9.</w:t>
      </w:r>
      <w:r w:rsidRPr="006F67AD">
        <w:rPr>
          <w:rFonts w:ascii="Times New Roman" w:eastAsia="Times New Roman" w:hAnsi="Times New Roman" w:cs="Times New Roman"/>
          <w:sz w:val="24"/>
          <w:szCs w:val="24"/>
          <w:lang w:val="es-ES"/>
        </w:rPr>
        <w:t xml:space="preserve"> Jardin Botanico de Medellin, Medellin, Colombia</w:t>
      </w:r>
    </w:p>
    <w:p w14:paraId="494CD28A" w14:textId="77777777" w:rsidR="00CF4241" w:rsidRPr="006F67AD" w:rsidRDefault="00000000">
      <w:pPr>
        <w:jc w:val="left"/>
        <w:rPr>
          <w:rFonts w:ascii="Times New Roman" w:eastAsia="Times New Roman" w:hAnsi="Times New Roman" w:cs="Times New Roman"/>
          <w:sz w:val="24"/>
          <w:szCs w:val="24"/>
          <w:vertAlign w:val="superscript"/>
        </w:rPr>
      </w:pPr>
      <w:r w:rsidRPr="006F67AD">
        <w:rPr>
          <w:rFonts w:ascii="Times New Roman" w:eastAsia="Times New Roman" w:hAnsi="Times New Roman" w:cs="Times New Roman"/>
          <w:sz w:val="24"/>
          <w:szCs w:val="24"/>
          <w:vertAlign w:val="superscript"/>
        </w:rPr>
        <w:t xml:space="preserve">† </w:t>
      </w:r>
      <w:r w:rsidRPr="006F67AD">
        <w:rPr>
          <w:rFonts w:ascii="Times New Roman" w:eastAsia="Times New Roman" w:hAnsi="Times New Roman" w:cs="Times New Roman"/>
          <w:sz w:val="24"/>
          <w:szCs w:val="24"/>
        </w:rPr>
        <w:t>Those authors contributed equally.</w:t>
      </w:r>
    </w:p>
    <w:p w14:paraId="2335DD4A" w14:textId="77777777" w:rsidR="00CF4241" w:rsidRPr="006F67AD" w:rsidRDefault="00000000" w:rsidP="00720963">
      <w:pPr>
        <w:jc w:val="left"/>
        <w:rPr>
          <w:rFonts w:ascii="Times New Roman" w:eastAsia="Times New Roman" w:hAnsi="Times New Roman" w:cs="Times New Roman"/>
          <w:color w:val="000000"/>
          <w:sz w:val="24"/>
          <w:szCs w:val="24"/>
        </w:rPr>
      </w:pPr>
      <w:r w:rsidRPr="006F67AD">
        <w:rPr>
          <w:rFonts w:ascii="Times New Roman" w:eastAsia="Times New Roman" w:hAnsi="Times New Roman" w:cs="Times New Roman"/>
          <w:color w:val="000000"/>
          <w:sz w:val="24"/>
          <w:szCs w:val="24"/>
        </w:rPr>
        <w:t>* Corresponding author: maria.carmonahiguita@biologie.uni-marburg.de</w:t>
      </w:r>
      <w:r w:rsidRPr="006F67AD">
        <w:rPr>
          <w:rFonts w:ascii="Times New Roman" w:hAnsi="Times New Roman" w:cs="Times New Roman"/>
          <w:sz w:val="24"/>
          <w:szCs w:val="24"/>
        </w:rPr>
        <w:br w:type="page"/>
      </w:r>
    </w:p>
    <w:p w14:paraId="64771B99" w14:textId="77777777" w:rsidR="00CF4241" w:rsidRPr="006F67AD" w:rsidRDefault="00000000">
      <w:pPr>
        <w:rPr>
          <w:rFonts w:ascii="Times New Roman" w:eastAsia="Times New Roman" w:hAnsi="Times New Roman" w:cs="Times New Roman"/>
          <w:sz w:val="24"/>
          <w:szCs w:val="24"/>
        </w:rPr>
      </w:pPr>
      <w:r w:rsidRPr="006F67AD">
        <w:rPr>
          <w:rFonts w:ascii="Times New Roman" w:eastAsia="Times New Roman" w:hAnsi="Times New Roman" w:cs="Times New Roman"/>
          <w:b/>
          <w:sz w:val="24"/>
          <w:szCs w:val="24"/>
        </w:rPr>
        <w:lastRenderedPageBreak/>
        <w:t>Abstract</w:t>
      </w:r>
    </w:p>
    <w:p w14:paraId="486AB3DE" w14:textId="7F2F54B0" w:rsidR="00CF4241" w:rsidRPr="006F67AD" w:rsidDel="006F67AD" w:rsidRDefault="00000000">
      <w:pPr>
        <w:rPr>
          <w:del w:id="0" w:author="Maria Judith Carmona Higuita" w:date="2026-08-07T14:14:00Z" w16du:dateUtc="2026-08-07T12:14:00Z"/>
          <w:rFonts w:ascii="Times New Roman" w:eastAsia="Times New Roman" w:hAnsi="Times New Roman" w:cs="Times New Roman"/>
          <w:sz w:val="24"/>
          <w:szCs w:val="24"/>
        </w:rPr>
      </w:pPr>
      <w:commentRangeStart w:id="1"/>
      <w:commentRangeStart w:id="2"/>
      <w:commentRangeStart w:id="3"/>
      <w:del w:id="4" w:author="Maria Carmona-Higuita" w:date="2026-08-07T00:00:00Z">
        <w:r w:rsidRPr="006F67AD">
          <w:rPr>
            <w:rFonts w:ascii="Times New Roman" w:hAnsi="Times New Roman" w:cs="Times New Roman"/>
            <w:sz w:val="24"/>
            <w:szCs w:val="24"/>
          </w:rPr>
          <w:delText>Biased availability of biodiversity data limits our understanding of the ecology, evolution, and conservation of tropical ecosystems. Vascular epiphytes (VE) represent nearly 10% of global vascular flora and up to 39% in the Neotropics, yet systematic assessment of distributional knowledge gaps rema</w:delText>
        </w:r>
      </w:del>
      <w:commentRangeEnd w:id="3"/>
      <w:r w:rsidRPr="006F67AD">
        <w:rPr>
          <w:rStyle w:val="CommentReference"/>
          <w:rFonts w:ascii="Times New Roman" w:eastAsia="Times New Roman" w:hAnsi="Times New Roman" w:cs="Times New Roman"/>
          <w:sz w:val="24"/>
          <w:szCs w:val="24"/>
        </w:rPr>
        <w:commentReference w:id="3"/>
      </w:r>
      <w:commentRangeEnd w:id="2"/>
      <w:r w:rsidRPr="006F67AD">
        <w:rPr>
          <w:rStyle w:val="CommentReference"/>
          <w:rFonts w:ascii="Times New Roman" w:eastAsia="Times New Roman" w:hAnsi="Times New Roman" w:cs="Times New Roman"/>
          <w:sz w:val="24"/>
          <w:szCs w:val="24"/>
        </w:rPr>
        <w:commentReference w:id="2"/>
      </w:r>
      <w:commentRangeEnd w:id="1"/>
      <w:r w:rsidRPr="006F67AD">
        <w:rPr>
          <w:rStyle w:val="CommentReference"/>
          <w:rFonts w:ascii="Times New Roman" w:eastAsia="Times New Roman" w:hAnsi="Times New Roman" w:cs="Times New Roman"/>
          <w:sz w:val="24"/>
          <w:szCs w:val="24"/>
        </w:rPr>
        <w:commentReference w:id="1"/>
      </w:r>
    </w:p>
    <w:p w14:paraId="40832C15" w14:textId="6DBB2071" w:rsidR="008A7FFA" w:rsidRPr="006F67AD" w:rsidRDefault="00000000" w:rsidP="00CF2EB9">
      <w:pPr>
        <w:rPr>
          <w:ins w:id="5" w:author="Maria Carmona-Higuita" w:date="2026-08-07T00:00:00Z"/>
          <w:rFonts w:ascii="Times New Roman" w:eastAsia="Times New Roman" w:hAnsi="Times New Roman" w:cs="Times New Roman"/>
          <w:sz w:val="24"/>
          <w:szCs w:val="24"/>
        </w:rPr>
      </w:pPr>
      <w:ins w:id="6" w:author="Maria Carmona-Higuita" w:date="2026-08-07T00:00:00Z">
        <w:r w:rsidRPr="006F67AD">
          <w:rPr>
            <w:rFonts w:ascii="Times New Roman" w:hAnsi="Times New Roman" w:cs="Times New Roman"/>
            <w:b/>
            <w:bCs/>
            <w:sz w:val="24"/>
            <w:szCs w:val="24"/>
          </w:rPr>
          <w:t>Aim</w:t>
        </w:r>
      </w:ins>
      <w:r w:rsidR="006F67AD">
        <w:rPr>
          <w:rFonts w:ascii="Times New Roman" w:hAnsi="Times New Roman" w:cs="Times New Roman"/>
          <w:b/>
          <w:bCs/>
          <w:sz w:val="24"/>
          <w:szCs w:val="24"/>
        </w:rPr>
        <w:t>:</w:t>
      </w:r>
      <w:del w:id="369" w:author="Maria Carmona-Higuita" w:date="2026-08-07T00:00:00Z">
        <w:r w:rsidR="00CF2EB9" w:rsidRPr="00CF2EB9">
          <w:rPr>
            <w:rFonts w:ascii="Times New Roman" w:hAnsi="Times New Roman" w:cs="Times New Roman"/>
            <w:sz w:val="24"/>
            <w:szCs w:val="24"/>
          </w:rPr>
          <w:delText xml:space="preserve"> Vascular epiphytes (VE) represent nearly 10% of global</w:delText>
        </w:r>
      </w:del>
      <w:r w:rsidR="00CF2EB9">
        <w:rPr>
          <w:rFonts w:ascii="Times New Roman" w:hAnsi="Times New Roman" w:cs="Times New Roman"/>
          <w:sz w:val="24"/>
          <w:szCs w:val="24"/>
        </w:rPr>
        <w:t xml:space="preserve"> </w:t>
      </w:r>
      <w:del w:id="370" w:author="Maria Carmona-Higuita" w:date="2026-08-07T00:00:00Z">
        <w:r w:rsidR="00CF2EB9" w:rsidRPr="00CF2EB9">
          <w:rPr>
            <w:rFonts w:ascii="Times New Roman" w:hAnsi="Times New Roman" w:cs="Times New Roman"/>
            <w:sz w:val="24"/>
            <w:szCs w:val="24"/>
          </w:rPr>
          <w:delText>40 vascular flora and up to 39% in the Neotropics. About 20% of VE species in this region are</w:delText>
        </w:r>
      </w:del>
      <w:r w:rsidR="00CF2EB9">
        <w:rPr>
          <w:rFonts w:ascii="Times New Roman" w:hAnsi="Times New Roman" w:cs="Times New Roman"/>
          <w:sz w:val="24"/>
          <w:szCs w:val="24"/>
        </w:rPr>
        <w:t xml:space="preserve"> </w:t>
      </w:r>
      <w:del w:id="371" w:author="Maria Carmona-Higuita" w:date="2026-08-07T00:00:00Z">
        <w:r w:rsidR="00CF2EB9" w:rsidRPr="00CF2EB9">
          <w:rPr>
            <w:rFonts w:ascii="Times New Roman" w:hAnsi="Times New Roman" w:cs="Times New Roman"/>
            <w:sz w:val="24"/>
            <w:szCs w:val="24"/>
          </w:rPr>
          <w:delText xml:space="preserve">41 threatened with extinction, yet VE remains among </w:delText>
        </w:r>
      </w:del>
      <w:commentRangeStart w:id="7"/>
      <w:del w:id="372" w:author="Maria Carmona-Higuita" w:date="2026-08-07T00:00:00Z">
        <w:r w:rsidR="00CF2EB9" w:rsidRPr="00CF2EB9">
          <w:rPr>
            <w:rFonts w:ascii="Times New Roman" w:hAnsi="Times New Roman" w:cs="Times New Roman"/>
            <w:sz w:val="24"/>
            <w:szCs w:val="24"/>
          </w:rPr>
          <w:delText>the least studied plant groups</w:delText>
        </w:r>
      </w:del>
      <w:commentRangeEnd w:id="7"/>
      <w:r w:rsidR="00CF2EB9">
        <w:rPr>
          <w:rStyle w:val="CommentReference"/>
          <w:rFonts w:ascii="Times New Roman" w:hAnsi="Times New Roman" w:cs="Times New Roman"/>
          <w:sz w:val="24"/>
          <w:szCs w:val="24"/>
        </w:rPr>
        <w:commentReference w:id="7"/>
      </w:r>
      <w:del w:id="373" w:author="Maria Carmona-Higuita" w:date="2026-08-07T00:00:00Z">
        <w:r w:rsidR="00CF2EB9">
          <w:rPr>
            <w:rFonts w:ascii="Times New Roman" w:hAnsi="Times New Roman" w:cs="Times New Roman"/>
            <w:sz w:val="24"/>
            <w:szCs w:val="24"/>
          </w:rPr>
          <w:delText xml:space="preserve">. </w:delText>
        </w:r>
      </w:del>
      <w:ins w:id="8" w:author="Maria Carmona-Higuita" w:date="2026-08-07T00:00:00Z">
        <w:commentRangeStart w:id="9"/>
        <w:r>
          <w:rPr>
            <w:rFonts w:ascii="Times New Roman" w:hAnsi="Times New Roman" w:cs="Times New Roman"/>
            <w:sz w:val="24"/>
            <w:szCs w:val="24"/>
          </w:rPr>
          <w:t>We quantified the Wallacean shortfall—the gap between known species distributions and available georeferenced occurrence data—for the five most species-rich vascular epiphyte families across the Neotropics. Specifically, we mapped spatial patterns of sampling completeness, examined temporal trends in occurrence record accumulation, and compared shortfall severity among families. Vascular epiphytes represent nearly 10% of global vascular flora and up to 39% of plant species in the Neotropics, yet their distributional knowledge gaps remain poorly characterized.</w:t>
        </w:r>
      </w:ins>
      <w:commentRangeEnd w:id="9"/>
      <w:r w:rsidR="00CF2EB9" w:rsidRPr="006F67AD">
        <w:rPr>
          <w:rStyle w:val="CommentReference"/>
          <w:rFonts w:ascii="Times New Roman" w:hAnsi="Times New Roman" w:cs="Times New Roman"/>
          <w:sz w:val="24"/>
          <w:szCs w:val="24"/>
        </w:rPr>
        <w:commentReference w:id="9"/>
      </w:r>
      <w:ins w:id="10" w:author="Maria Carmona-Higuita" w:date="2026-08-07T00:00:00Z">
        <w:r>
          <w:rPr>
            <w:rFonts w:ascii="Times New Roman" w:hAnsi="Times New Roman" w:cs="Times New Roman"/>
            <w:sz w:val="24"/>
            <w:szCs w:val="24"/>
          </w:rPr>
          <w:t/>
        </w:r>
      </w:ins>
    </w:p>
    <w:p w14:paraId="033EF2B5" w14:textId="1B6725EF" w:rsidR="008A7FFA" w:rsidRPr="006F67AD" w:rsidRDefault="00000000">
      <w:pPr>
        <w:rPr>
          <w:ins w:id="11" w:author="Maria Carmona-Higuita" w:date="2026-08-07T00:00:00Z"/>
          <w:rFonts w:ascii="Times New Roman" w:eastAsia="Times New Roman" w:hAnsi="Times New Roman" w:cs="Times New Roman"/>
          <w:sz w:val="24"/>
          <w:szCs w:val="24"/>
        </w:rPr>
      </w:pPr>
      <w:ins w:id="12" w:author="Maria Carmona-Higuita" w:date="2026-08-07T00:00:00Z">
        <w:r w:rsidRPr="006F67AD">
          <w:rPr>
            <w:rFonts w:ascii="Times New Roman" w:hAnsi="Times New Roman" w:cs="Times New Roman"/>
            <w:b/>
            <w:bCs/>
            <w:sz w:val="24"/>
            <w:szCs w:val="24"/>
          </w:rPr>
          <w:t>Location</w:t>
        </w:r>
      </w:ins>
      <w:r w:rsidR="006F67AD">
        <w:rPr>
          <w:rFonts w:ascii="Times New Roman" w:hAnsi="Times New Roman" w:cs="Times New Roman"/>
          <w:b/>
          <w:bCs/>
          <w:sz w:val="24"/>
          <w:szCs w:val="24"/>
        </w:rPr>
        <w:t>:</w:t>
      </w:r>
      <w:ins w:id="13" w:author="Maria Carmona-Higuita" w:date="2026-08-07T00:00:00Z">
        <w:r w:rsidRPr="006F67AD">
          <w:rPr>
            <w:rFonts w:ascii="Times New Roman" w:hAnsi="Times New Roman" w:cs="Times New Roman"/>
            <w:sz w:val="24"/>
            <w:szCs w:val="24"/>
          </w:rPr>
          <w:t xml:space="preserve"> Neotropics.</w:t>
        </w:r>
      </w:ins>
    </w:p>
    <w:p w14:paraId="20F1AB66" w14:textId="3737655B" w:rsidR="008A7FFA" w:rsidRPr="006F67AD" w:rsidRDefault="00000000">
      <w:pPr>
        <w:rPr>
          <w:ins w:id="14" w:author="Maria Carmona-Higuita" w:date="2026-08-07T00:00:00Z"/>
          <w:rFonts w:ascii="Times New Roman" w:eastAsia="Times New Roman" w:hAnsi="Times New Roman" w:cs="Times New Roman"/>
          <w:sz w:val="24"/>
          <w:szCs w:val="24"/>
        </w:rPr>
      </w:pPr>
      <w:ins w:id="15" w:author="Maria Carmona-Higuita" w:date="2026-08-07T00:00:00Z">
        <w:r w:rsidRPr="006F67AD">
          <w:rPr>
            <w:rFonts w:ascii="Times New Roman" w:hAnsi="Times New Roman" w:cs="Times New Roman"/>
            <w:b/>
            <w:bCs/>
            <w:sz w:val="24"/>
            <w:szCs w:val="24"/>
          </w:rPr>
          <w:t>Methods</w:t>
        </w:r>
      </w:ins>
      <w:r w:rsidR="006F67AD">
        <w:rPr>
          <w:rFonts w:ascii="Times New Roman" w:hAnsi="Times New Roman" w:cs="Times New Roman"/>
          <w:b/>
          <w:bCs/>
          <w:sz w:val="24"/>
          <w:szCs w:val="24"/>
        </w:rPr>
        <w:t>:</w:t>
      </w:r>
      <w:ins w:id="16" w:author="Maria Carmona-Higuita" w:date="2026-08-07T00:00:00Z">
        <w:r w:rsidRPr="006F67AD">
          <w:rPr>
            <w:rFonts w:ascii="Times New Roman" w:hAnsi="Times New Roman" w:cs="Times New Roman"/>
            <w:sz w:val="24"/>
            <w:szCs w:val="24"/>
          </w:rPr>
          <w:t xml:space="preserve"> We </w:t>
        </w:r>
      </w:ins>
      <w:r w:rsidR="006F67AD">
        <w:rPr>
          <w:rFonts w:ascii="Times New Roman" w:hAnsi="Times New Roman" w:cs="Times New Roman"/>
          <w:sz w:val="24"/>
          <w:szCs w:val="24"/>
        </w:rPr>
        <w:t>used</w:t>
      </w:r>
      <w:commentRangeStart w:id="17"/>
      <w:commentRangeStart w:id="18"/>
      <w:ins w:id="19" w:author="Maria Carmona-Higuita" w:date="2026-08-07T00:00:00Z">
        <w:r w:rsidRPr="006F67AD">
          <w:rPr>
            <w:rFonts w:ascii="Times New Roman" w:hAnsi="Times New Roman" w:cs="Times New Roman"/>
            <w:sz w:val="24"/>
            <w:szCs w:val="24"/>
          </w:rPr>
          <w:t xml:space="preserve"> over </w:t>
        </w:r>
        <w:commentRangeStart w:id="20"/>
        <w:r w:rsidRPr="006F67AD">
          <w:rPr>
            <w:rFonts w:ascii="Times New Roman" w:hAnsi="Times New Roman" w:cs="Times New Roman"/>
            <w:sz w:val="24"/>
            <w:szCs w:val="24"/>
          </w:rPr>
          <w:t>500</w:t>
        </w:r>
      </w:ins>
      <w:commentRangeEnd w:id="20"/>
      <w:r w:rsidR="00CF2EB9" w:rsidRPr="006F67AD">
        <w:rPr>
          <w:rStyle w:val="CommentReference"/>
          <w:rFonts w:ascii="Times New Roman" w:hAnsi="Times New Roman" w:cs="Times New Roman"/>
          <w:sz w:val="24"/>
          <w:szCs w:val="24"/>
        </w:rPr>
        <w:commentReference w:id="20"/>
      </w:r>
      <w:ins w:id="21" w:author="Maria Carmona-Higuita" w:date="2026-08-07T00:00:00Z">
        <w:r w:rsidRPr="006F67AD">
          <w:rPr>
            <w:rFonts w:ascii="Times New Roman" w:hAnsi="Times New Roman" w:cs="Times New Roman"/>
            <w:sz w:val="24"/>
            <w:szCs w:val="24"/>
          </w:rPr>
          <w:t>,000 georeferenced occurrence records for Araceae, Bromeliaceae, Orchidaceae, Piperaceae, and Polypodiaceae from an existing curated database integrating GBIF and dedicated epiphyte datasets. We evaluated the Wallacean shortfall at 30 arc-minute resolution using three complementary metrics derived from the KnowBR framework: the slope of species accumulation curves, inventory completeness, and the ratio between recorded and estimated species richness.</w:t>
        </w:r>
      </w:ins>
      <w:commentRangeEnd w:id="18"/>
      <w:r w:rsidRPr="006F67AD">
        <w:rPr>
          <w:rStyle w:val="CommentReference"/>
          <w:rFonts w:ascii="Times New Roman" w:eastAsia="Times New Roman" w:hAnsi="Times New Roman" w:cs="Times New Roman"/>
          <w:sz w:val="24"/>
          <w:szCs w:val="24"/>
        </w:rPr>
        <w:commentReference w:id="18"/>
      </w:r>
      <w:commentRangeEnd w:id="17"/>
      <w:r w:rsidRPr="006F67AD">
        <w:rPr>
          <w:rStyle w:val="CommentReference"/>
          <w:rFonts w:ascii="Times New Roman" w:eastAsia="Times New Roman" w:hAnsi="Times New Roman" w:cs="Times New Roman"/>
          <w:sz w:val="24"/>
          <w:szCs w:val="24"/>
        </w:rPr>
        <w:commentReference w:id="17"/>
      </w:r>
    </w:p>
    <w:p w14:paraId="724930E2" w14:textId="117BA300" w:rsidR="008A7FFA" w:rsidRPr="006F67AD" w:rsidRDefault="00000000">
      <w:pPr>
        <w:rPr>
          <w:ins w:id="22" w:author="Maria Carmona-Higuita" w:date="2026-08-07T00:00:00Z"/>
          <w:rFonts w:ascii="Times New Roman" w:eastAsia="Times New Roman" w:hAnsi="Times New Roman" w:cs="Times New Roman"/>
          <w:sz w:val="24"/>
          <w:szCs w:val="24"/>
        </w:rPr>
      </w:pPr>
      <w:ins w:id="23" w:author="Maria Carmona-Higuita" w:date="2026-08-07T00:00:00Z">
        <w:r w:rsidRPr="006F67AD">
          <w:rPr>
            <w:rFonts w:ascii="Times New Roman" w:hAnsi="Times New Roman" w:cs="Times New Roman"/>
            <w:b/>
            <w:bCs/>
            <w:sz w:val="24"/>
            <w:szCs w:val="24"/>
          </w:rPr>
          <w:t>Results</w:t>
        </w:r>
      </w:ins>
      <w:r w:rsidR="006F67AD">
        <w:rPr>
          <w:rFonts w:ascii="Times New Roman" w:hAnsi="Times New Roman" w:cs="Times New Roman"/>
          <w:b/>
          <w:bCs/>
          <w:sz w:val="24"/>
          <w:szCs w:val="24"/>
        </w:rPr>
        <w:t>:</w:t>
      </w:r>
      <w:ins w:id="24" w:author="Maria Carmona-Higuita" w:date="2026-08-07T00:00:00Z">
        <w:r w:rsidRPr="006F67AD">
          <w:rPr>
            <w:rFonts w:ascii="Times New Roman" w:hAnsi="Times New Roman" w:cs="Times New Roman"/>
            <w:sz w:val="24"/>
            <w:szCs w:val="24"/>
          </w:rPr>
          <w:t xml:space="preserve"> Of Neotropical grid cells, 51.8% contain at least one georeferenced VE record, but only 1.1% are adequately </w:t>
        </w:r>
        <w:commentRangeStart w:id="25"/>
        <w:r w:rsidRPr="006F67AD">
          <w:rPr>
            <w:rFonts w:ascii="Times New Roman" w:hAnsi="Times New Roman" w:cs="Times New Roman"/>
            <w:sz w:val="24"/>
            <w:szCs w:val="24"/>
          </w:rPr>
          <w:t xml:space="preserve">sampled </w:t>
        </w:r>
      </w:ins>
      <w:commentRangeEnd w:id="25"/>
      <w:r w:rsidR="007D594B" w:rsidRPr="006F67AD">
        <w:rPr>
          <w:rStyle w:val="CommentReference"/>
          <w:rFonts w:ascii="Times New Roman" w:hAnsi="Times New Roman" w:cs="Times New Roman"/>
          <w:sz w:val="24"/>
          <w:szCs w:val="24"/>
        </w:rPr>
        <w:commentReference w:id="25"/>
      </w:r>
      <w:ins w:id="26" w:author="Maria Carmona-Higuita" w:date="2026-08-07T00:00:00Z">
        <w:r>
          <w:rPr>
            <w:rFonts w:ascii="Times New Roman" w:hAnsi="Times New Roman" w:cs="Times New Roman"/>
            <w:sz w:val="24"/>
            <w:szCs w:val="24"/>
          </w:rPr>
          <w:t>(accumulation curve slope &lt; 0.1), and 0.05% meet stringent completeness thresholds (completeness ≥ 5%, R/S ratio ≥ 0.5). Wallacean shortfalls are most severe in the Caribbean, parts of Central America, and several South American provinces. Orchidaceae shows the highest proportional sampling deficiency, followed by Araceae and Bromeliaceae. Occurrence record accumulation peaked in the 1980s and has since declined, suggesting that data mobilization efforts have not kept pace with biodiversity documentation needs.</w:t>
        </w:r>
      </w:ins>
    </w:p>
    <w:p w14:paraId="7CE55438" w14:textId="178667D1" w:rsidR="008A7FFA" w:rsidRPr="006F67AD" w:rsidRDefault="00000000">
      <w:pPr>
        <w:rPr>
          <w:ins w:id="27" w:author="Maria Carmona-Higuita" w:date="2026-08-07T00:00:00Z"/>
          <w:rFonts w:ascii="Times New Roman" w:eastAsia="Times New Roman" w:hAnsi="Times New Roman" w:cs="Times New Roman"/>
          <w:sz w:val="24"/>
          <w:szCs w:val="24"/>
        </w:rPr>
      </w:pPr>
      <w:ins w:id="28" w:author="Maria Carmona-Higuita" w:date="2026-08-07T00:00:00Z">
        <w:r w:rsidRPr="006F67AD">
          <w:rPr>
            <w:rFonts w:ascii="Times New Roman" w:hAnsi="Times New Roman" w:cs="Times New Roman"/>
            <w:b/>
            <w:bCs/>
            <w:sz w:val="24"/>
            <w:szCs w:val="24"/>
          </w:rPr>
          <w:t>Main conclusions</w:t>
        </w:r>
      </w:ins>
      <w:r w:rsidR="006F67AD">
        <w:rPr>
          <w:rFonts w:ascii="Times New Roman" w:hAnsi="Times New Roman" w:cs="Times New Roman"/>
          <w:b/>
          <w:bCs/>
          <w:sz w:val="24"/>
          <w:szCs w:val="24"/>
        </w:rPr>
        <w:t>:</w:t>
      </w:r>
      <w:ins w:id="29" w:author="Maria Carmona-Higuita" w:date="2026-08-07T00:00:00Z">
        <w:r>
          <w:rPr>
            <w:rFonts w:ascii="Times New Roman" w:hAnsi="Times New Roman" w:cs="Times New Roman"/>
            <w:sz w:val="24"/>
            <w:szCs w:val="24"/>
          </w:rPr>
          <w:t xml:space="preserve"> Vascular epiphytes remain severely under-sampled across the Neotropics, with the most critical gaps concentrated in the Caribbean and parts of Central America. Orchidaceae exhibits the greatest data deficiency among the families studied. The decline in occurrence record accumulation since the 1990s underscores the urgent need for coordinated, targeted data collection efforts in data-poor regions to support informed conservation planning.</w:t>
        </w:r>
      </w:ins>
    </w:p>
    <w:p w14:paraId="04DCEDF2" w14:textId="77777777" w:rsidR="00CF4241" w:rsidRPr="006F67AD" w:rsidRDefault="00000000">
      <w:pPr>
        <w:rPr>
          <w:rFonts w:ascii="Times New Roman" w:eastAsia="Times New Roman" w:hAnsi="Times New Roman" w:cs="Times New Roman"/>
          <w:sz w:val="24"/>
          <w:szCs w:val="24"/>
        </w:rPr>
      </w:pPr>
      <w:del w:id="30" w:author="Maria Carmona-Higuita" w:date="2026-08-07T00:00:00Z">
        <w:r w:rsidRPr="006F67AD">
          <w:rPr>
            <w:rFonts w:ascii="Times New Roman" w:hAnsi="Times New Roman" w:cs="Times New Roman"/>
            <w:b/>
            <w:bCs/>
            <w:sz w:val="24"/>
            <w:szCs w:val="24"/>
          </w:rPr>
          <w:delText>Keywords: bias, distribution, rarity, sampling biases, tropical plants, uncertainty.</w:delText>
        </w:r>
      </w:del>
      <w:ins w:id="31" w:author="Maria Carmona-Higuita" w:date="2026-08-07T00:00:00Z">
        <w:r w:rsidRPr="006F67AD">
          <w:rPr>
            <w:rFonts w:ascii="Times New Roman" w:hAnsi="Times New Roman" w:cs="Times New Roman"/>
            <w:b/>
            <w:bCs/>
            <w:sz w:val="24"/>
            <w:szCs w:val="24"/>
          </w:rPr>
          <w:t>Keywords:</w:t>
        </w:r>
        <w:r w:rsidRPr="006F67AD">
          <w:rPr>
            <w:rFonts w:ascii="Times New Roman" w:hAnsi="Times New Roman" w:cs="Times New Roman"/>
            <w:sz w:val="24"/>
            <w:szCs w:val="24"/>
          </w:rPr>
          <w:t xml:space="preserve"> biodiversity shortfall, epiphytes, inventory completeness, Neotropics, occurrence records, sampling bias, species distributions, Wallacean shortfall</w:t>
        </w:r>
      </w:ins>
    </w:p>
    <w:p w14:paraId="2AA10B4C" w14:textId="77777777" w:rsidR="00CF4241" w:rsidRPr="006F67AD" w:rsidRDefault="00000000">
      <w:pPr>
        <w:pStyle w:val="Heading1"/>
      </w:pPr>
      <w:r w:rsidRPr="006F67AD">
        <w:t>INTRODUCTION</w:t>
      </w:r>
    </w:p>
    <w:p w14:paraId="7F3B26CA" w14:textId="45C6DD2C"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The biased availability of biodiversity data limits the understanding of the ecology and evolution of tropical plants and their conservation (Luján et al., 2023; Ondo et al., 2024). Two types of bias are particularly common: taxonomic bias, which arises from the uneven availability of species descriptions, systematic treatments, and </w:t>
      </w:r>
      <w:commentRangeStart w:id="32"/>
      <w:del w:id="374" w:author="Maria Carmona-Higuita" w:date="2026-08-07T00:00:00Z">
        <w:r>
          <w:rPr>
            <w:rFonts w:ascii="Times New Roman" w:eastAsia="Times New Roman" w:hAnsi="Times New Roman" w:cs="Times New Roman"/>
            <w:sz w:val="24"/>
            <w:szCs w:val="24"/>
          </w:rPr>
          <w:delText>distribution records across different taxa</w:delText>
        </w:r>
      </w:del>
      <w:ins w:id="375" w:author="Maria Carmona-Higuita" w:date="2026-08-07T00:00:00Z">
        <w:r>
          <w:rPr>
            <w:rFonts w:ascii="Times New Roman" w:eastAsia="Times New Roman" w:hAnsi="Times New Roman" w:cs="Times New Roman"/>
            <w:sz w:val="24"/>
            <w:szCs w:val="24"/>
          </w:rPr>
          <w:t>data for different taxonomic groups—with some groups far better represented in global biodiversity databases than others, regardless of their geographic range</w:t>
        </w:r>
      </w:ins>
      <w:commentRangeEnd w:id="32"/>
      <w:r w:rsidR="007D594B" w:rsidRPr="006F67AD">
        <w:rPr>
          <w:rStyle w:val="CommentReference"/>
          <w:rFonts w:ascii="Times New Roman" w:eastAsia="Times New Roman" w:hAnsi="Times New Roman" w:cs="Times New Roman"/>
          <w:sz w:val="24"/>
          <w:szCs w:val="24"/>
        </w:rPr>
        <w:commentReference w:id="32"/>
      </w:r>
      <w:r w:rsidRPr="006F67AD">
        <w:rPr>
          <w:rFonts w:ascii="Times New Roman" w:eastAsia="Times New Roman" w:hAnsi="Times New Roman" w:cs="Times New Roman"/>
          <w:sz w:val="24"/>
          <w:szCs w:val="24"/>
        </w:rPr>
        <w:t xml:space="preserve">, and geographic bias, which results from the unequal availability of </w:t>
      </w:r>
      <w:commentRangeStart w:id="33"/>
      <w:r w:rsidRPr="006F67AD">
        <w:rPr>
          <w:rFonts w:ascii="Times New Roman" w:eastAsia="Times New Roman" w:hAnsi="Times New Roman" w:cs="Times New Roman"/>
          <w:sz w:val="24"/>
          <w:szCs w:val="24"/>
        </w:rPr>
        <w:t xml:space="preserve">data across geographic regions </w:t>
      </w:r>
      <w:commentRangeEnd w:id="33"/>
      <w:r w:rsidR="007D594B" w:rsidRPr="006F67AD">
        <w:rPr>
          <w:rStyle w:val="CommentReference"/>
          <w:rFonts w:ascii="Times New Roman" w:eastAsia="Times New Roman" w:hAnsi="Times New Roman" w:cs="Times New Roman"/>
          <w:sz w:val="24"/>
          <w:szCs w:val="24"/>
        </w:rPr>
        <w:commentReference w:id="33"/>
      </w:r>
      <w:r w:rsidRPr="006F67AD">
        <w:rPr>
          <w:rFonts w:ascii="Times New Roman" w:eastAsia="Times New Roman" w:hAnsi="Times New Roman" w:cs="Times New Roman"/>
          <w:sz w:val="24"/>
          <w:szCs w:val="24"/>
        </w:rPr>
        <w:t xml:space="preserve">(Antonelli et al., 2018; Feeley, 2015; ter Steege et al., 2016). </w:t>
      </w:r>
      <w:ins w:id="34" w:author="Copyeditor" w:date="2026-08-06T00:00:00Z">
        <w:r w:rsidRPr="006F67AD">
          <w:rPr>
            <w:rFonts w:ascii="Times New Roman" w:eastAsia="Times New Roman" w:hAnsi="Times New Roman" w:cs="Times New Roman"/>
            <w:sz w:val="24"/>
            <w:szCs w:val="24"/>
          </w:rPr>
          <w:t>Taxonomic and geographic biases are</w:t>
        </w:r>
      </w:ins>
      <w:r w:rsidRPr="006F67AD">
        <w:rPr>
          <w:rFonts w:ascii="Times New Roman" w:eastAsia="Times New Roman" w:hAnsi="Times New Roman" w:cs="Times New Roman"/>
          <w:sz w:val="24"/>
          <w:szCs w:val="24"/>
        </w:rPr>
        <w:t xml:space="preserve"> problematic for two reasons: first, undersampled regions or taxa </w:t>
      </w:r>
      <w:r w:rsidRPr="006F67AD">
        <w:rPr>
          <w:rFonts w:ascii="Times New Roman" w:hAnsi="Times New Roman" w:cs="Times New Roman"/>
          <w:color w:val="474747"/>
          <w:sz w:val="24"/>
          <w:szCs w:val="24"/>
        </w:rPr>
        <w:t>—</w:t>
      </w:r>
      <w:r w:rsidRPr="006F67AD">
        <w:rPr>
          <w:rFonts w:ascii="Times New Roman" w:eastAsia="Times New Roman" w:hAnsi="Times New Roman" w:cs="Times New Roman"/>
          <w:sz w:val="24"/>
          <w:szCs w:val="24"/>
        </w:rPr>
        <w:t>diversity dark spots</w:t>
      </w:r>
      <w:r w:rsidRPr="006F67AD">
        <w:rPr>
          <w:rFonts w:ascii="Times New Roman" w:hAnsi="Times New Roman" w:cs="Times New Roman"/>
          <w:color w:val="474747"/>
          <w:sz w:val="24"/>
          <w:szCs w:val="24"/>
        </w:rPr>
        <w:t>—</w:t>
      </w:r>
      <w:r w:rsidRPr="006F67AD">
        <w:rPr>
          <w:rFonts w:ascii="Times New Roman" w:eastAsia="Times New Roman" w:hAnsi="Times New Roman" w:cs="Times New Roman"/>
          <w:sz w:val="24"/>
          <w:szCs w:val="24"/>
        </w:rPr>
        <w:t xml:space="preserve"> may </w:t>
      </w:r>
      <w:r w:rsidRPr="006F67AD">
        <w:rPr>
          <w:rFonts w:ascii="Times New Roman" w:eastAsia="Times New Roman" w:hAnsi="Times New Roman" w:cs="Times New Roman"/>
          <w:sz w:val="24"/>
          <w:szCs w:val="24"/>
        </w:rPr>
        <w:lastRenderedPageBreak/>
        <w:t xml:space="preserve">harbor undescribed species and hold crucial conservation value (Ondo et al., 2024; Carmona-Higuita et al., 2023; Ramos et al., 2021). Second, systematic biases lead to misinterpretations of species </w:t>
      </w:r>
      <w:commentRangeStart w:id="35"/>
      <w:del w:id="376" w:author="Maria Carmona-Higuita" w:date="2026-08-07T00:00:00Z">
        <w:r>
          <w:rPr>
            <w:rFonts w:ascii="Times New Roman" w:eastAsia="Times New Roman" w:hAnsi="Times New Roman" w:cs="Times New Roman"/>
            <w:sz w:val="24"/>
            <w:szCs w:val="24"/>
          </w:rPr>
          <w:delText>distributions</w:delText>
        </w:r>
      </w:del>
      <w:ins w:id="377" w:author="Maria Carmona-Higuita" w:date="2026-08-07T00:00:00Z">
        <w:r>
          <w:rPr>
            <w:rFonts w:ascii="Times New Roman" w:eastAsia="Times New Roman" w:hAnsi="Times New Roman" w:cs="Times New Roman"/>
            <w:sz w:val="24"/>
            <w:szCs w:val="24"/>
          </w:rPr>
          <w:t>distribution patterns</w:t>
        </w:r>
      </w:ins>
      <w:r>
        <w:rPr>
          <w:rFonts w:ascii="Times New Roman" w:eastAsia="Times New Roman" w:hAnsi="Times New Roman" w:cs="Times New Roman"/>
          <w:sz w:val="24"/>
          <w:szCs w:val="24"/>
        </w:rPr>
        <w:t xml:space="preserve"> </w:t>
      </w:r>
      <w:commentRangeEnd w:id="35"/>
      <w:r w:rsidR="007D594B" w:rsidRPr="006F67AD">
        <w:rPr>
          <w:rStyle w:val="CommentReference"/>
          <w:rFonts w:ascii="Times New Roman" w:eastAsia="Times New Roman" w:hAnsi="Times New Roman" w:cs="Times New Roman"/>
          <w:sz w:val="24"/>
          <w:szCs w:val="24"/>
        </w:rPr>
        <w:commentReference w:id="35"/>
      </w:r>
      <w:r w:rsidRPr="006F67AD">
        <w:rPr>
          <w:rFonts w:ascii="Times New Roman" w:eastAsia="Times New Roman" w:hAnsi="Times New Roman" w:cs="Times New Roman"/>
          <w:sz w:val="24"/>
          <w:szCs w:val="24"/>
        </w:rPr>
        <w:t>and skew large-scale analyses (Meyer et al., 2015; Oliveira et al., 2016, Araujo et al., 2022). Integrating multiple data sources, such as national biodiversity platforms, herbarium collections, and citizen science records, has been suggested as a key strategy to mitigate these biases (Amano et al., 2016; Araujo et al., 2022; Jiménez-López, Carmona-Higuita, et al., 2023; Stropp et al., 2016). However, since the extent and strength of these biases often remain unknown, it is difficult to design targeted efforts to correct them or account for their effects in analyses.</w:t>
      </w:r>
      <w:ins w:id="36" w:author="Maria Carmona-Higuita" w:date="2026-08-05T00:00:00Z">
        <w:r>
          <w:rPr>
            <w:rFonts w:ascii="Times New Roman" w:eastAsia="Times New Roman" w:hAnsi="Times New Roman" w:cs="Times New Roman"/>
            <w:sz w:val="24"/>
            <w:szCs w:val="24"/>
          </w:rPr>
          <w:t xml:space="preserve"> These data deficits can be framed as knowledge shortfalls—measurable gaps in our understanding of biodiversity (Hortal et al., 2015). Hortal et al. (2015) identified seven such shortfalls, spanning gaps in species identities (Linnean shortfall), distributions (Wallacean shortfall), functional traits (Raunkiæran shortfall), evolutionary history (Darwinian shortfall), physiological tolerances (Hutchinsonian shortfall), abundance data (Prestonian shortfall), and ecological interactions (Eltonian shortfall). Of these, the Wallacean shortfall is among the most tractable for quantitative assessment, as it is directly measurable through occurrence databases and inventory completeness metrics, and is thus the primary shortfall addressed in this study.</w:t>
        </w:r>
      </w:ins>
    </w:p>
    <w:p w14:paraId="1B4C1ED4" w14:textId="77777777" w:rsidR="00CF4241" w:rsidRPr="006F67AD" w:rsidRDefault="00000000">
      <w:pPr>
        <w:ind w:firstLine="720"/>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The Neotropics house nearly 40% of the global plant diversity in 13% of the terrestrial surface area (Raven et al., 2020). A particular contribution to this diversity comes from vascular epiphytes (VE), which contribute up to 39% of species in some regions (Taylor et al., 2021) and as much as 50% of species in some locations (Kelly et al., 2004). VE diversity and distribution have historically </w:t>
      </w:r>
      <w:commentRangeStart w:id="37"/>
      <w:del w:id="38" w:author="Copyeditor" w:date="2026-08-06T00:00:00Z">
        <w:r w:rsidRPr="006F67AD">
          <w:rPr>
            <w:rFonts w:ascii="Times New Roman" w:eastAsia="Times New Roman" w:hAnsi="Times New Roman" w:cs="Times New Roman"/>
            <w:sz w:val="24"/>
            <w:szCs w:val="24"/>
          </w:rPr>
          <w:delText>served as a model for biogeographic and macroecological patterns in the Neotropics</w:delText>
        </w:r>
      </w:del>
      <w:commentRangeEnd w:id="37"/>
      <w:r w:rsidR="007D594B" w:rsidRPr="006F67AD">
        <w:rPr>
          <w:rStyle w:val="CommentReference"/>
          <w:rFonts w:ascii="Times New Roman" w:eastAsia="Times New Roman" w:hAnsi="Times New Roman" w:cs="Times New Roman"/>
          <w:sz w:val="24"/>
          <w:szCs w:val="24"/>
        </w:rPr>
        <w:commentReference w:id="37"/>
      </w:r>
      <w:del w:id="39" w:author="Copyeditor" w:date="2026-08-06T00:00:00Z">
        <w:r w:rsidRPr="006F67AD">
          <w:rPr>
            <w:rFonts w:ascii="Times New Roman" w:eastAsia="Times New Roman" w:hAnsi="Times New Roman" w:cs="Times New Roman"/>
            <w:sz w:val="24"/>
            <w:szCs w:val="24"/>
          </w:rPr>
          <w:delText xml:space="preserve">, </w:delText>
        </w:r>
      </w:del>
      <w:ins w:id="40" w:author="Copyeditor" w:date="2026-08-06T00:00:00Z">
        <w:r w:rsidRPr="006F67AD">
          <w:rPr>
            <w:rFonts w:ascii="Times New Roman" w:eastAsia="Times New Roman" w:hAnsi="Times New Roman" w:cs="Times New Roman"/>
            <w:sz w:val="24"/>
            <w:szCs w:val="24"/>
          </w:rPr>
          <w:t xml:space="preserve">served as a model system for studying plant diversity patterns, biogeographical processes, and data collection biases in the Neotropics, </w:t>
        </w:r>
      </w:ins>
      <w:commentRangeStart w:id="41"/>
      <w:del w:id="42" w:author="Maria Carmona-Higuita" w:date="2026-08-05T00:00:00Z">
        <w:r w:rsidRPr="006F67AD">
          <w:rPr>
            <w:rFonts w:ascii="Times New Roman" w:eastAsia="Times New Roman" w:hAnsi="Times New Roman" w:cs="Times New Roman"/>
            <w:sz w:val="24"/>
            <w:szCs w:val="24"/>
          </w:rPr>
          <w:delText xml:space="preserve">useful for elucidating ecological and </w:delText>
        </w:r>
        <w:r w:rsidRPr="006F67AD">
          <w:rPr>
            <w:rFonts w:ascii="Times New Roman" w:eastAsia="Times New Roman" w:hAnsi="Times New Roman" w:cs="Times New Roman"/>
            <w:sz w:val="24"/>
            <w:szCs w:val="24"/>
          </w:rPr>
          <w:lastRenderedPageBreak/>
          <w:delText xml:space="preserve">evolutionary processes affecting all vascular plants and trees in particular </w:delText>
        </w:r>
      </w:del>
      <w:commentRangeEnd w:id="41"/>
      <w:r w:rsidR="007D594B" w:rsidRPr="006F67AD">
        <w:rPr>
          <w:rStyle w:val="CommentReference"/>
          <w:rFonts w:ascii="Times New Roman" w:eastAsia="Times New Roman" w:hAnsi="Times New Roman" w:cs="Times New Roman"/>
          <w:sz w:val="24"/>
          <w:szCs w:val="24"/>
        </w:rPr>
        <w:commentReference w:id="41"/>
      </w:r>
      <w:del w:id="43" w:author="Maria Carmona-Higuita" w:date="2026-08-05T00:00:00Z">
        <w:r w:rsidRPr="006F67AD">
          <w:rPr>
            <w:rFonts w:ascii="Times New Roman" w:eastAsia="Times New Roman" w:hAnsi="Times New Roman" w:cs="Times New Roman"/>
            <w:sz w:val="24"/>
            <w:szCs w:val="24"/>
          </w:rPr>
          <w:delText xml:space="preserve">(Freitas et al., 2016; Taylor et al., 2023). </w:delText>
        </w:r>
      </w:del>
      <w:ins w:id="44" w:author="Maria Carmona-Higuita" w:date="2026-08-05T00:00:00Z">
        <w:r>
          <w:rPr>
            <w:rFonts w:ascii="Times New Roman" w:eastAsia="Times New Roman" w:hAnsi="Times New Roman" w:cs="Times New Roman"/>
            <w:sz w:val="24"/>
            <w:szCs w:val="24"/>
          </w:rPr>
          <w:t xml:space="preserve">providing a tractable model system for exploring processes that shape Neotropical plant diversity broadly—owing to their distinct vertical distribution across forest strata, predictable responses to environmental gradients, and amenability to standardized field inventories (Gentry &amp; Dodson, 1987; Benzing, 1990; Freitas et al., 2016; Taylor et al., 2023). </w:t>
        </w:r>
      </w:ins>
      <w:del w:id="45" w:author="Copyeditor" w:date="2026-08-06T00:00:00Z">
        <w:r w:rsidRPr="006F67AD">
          <w:rPr>
            <w:rFonts w:ascii="Times New Roman" w:eastAsia="Times New Roman" w:hAnsi="Times New Roman" w:cs="Times New Roman"/>
            <w:sz w:val="24"/>
            <w:szCs w:val="24"/>
          </w:rPr>
          <w:delText>Forinstance</w:delText>
        </w:r>
      </w:del>
      <w:ins w:id="46" w:author="Copyeditor" w:date="2026-08-06T00:00:00Z">
        <w:r w:rsidRPr="006F67AD">
          <w:rPr>
            <w:rFonts w:ascii="Times New Roman" w:eastAsia="Times New Roman" w:hAnsi="Times New Roman" w:cs="Times New Roman"/>
            <w:sz w:val="24"/>
            <w:szCs w:val="24"/>
          </w:rPr>
          <w:t>For instance</w:t>
        </w:r>
      </w:ins>
      <w:r>
        <w:rPr>
          <w:rFonts w:ascii="Times New Roman" w:eastAsia="Times New Roman" w:hAnsi="Times New Roman" w:cs="Times New Roman"/>
          <w:sz w:val="24"/>
          <w:szCs w:val="24"/>
        </w:rPr>
        <w:t>, analyzing VE diversity patterns in the Neotropics has confirmed that biogeographic provinces such as the Páramo, Cauca, and Atlantic Forest exhibit high richness and endemism in plants</w:t>
      </w:r>
      <w:del w:id="382" w:author="Maria Carmona-Higuita" w:date="2026-08-07T00:00:00Z">
        <w:r>
          <w:rPr>
            <w:rFonts w:ascii="Times New Roman" w:eastAsia="Times New Roman" w:hAnsi="Times New Roman" w:cs="Times New Roman"/>
            <w:sz w:val="24"/>
            <w:szCs w:val="24"/>
          </w:rPr>
          <w:delText xml:space="preserve"> and </w:delText>
        </w:r>
      </w:del>
      <w:commentRangeStart w:id="47"/>
      <w:del w:id="383" w:author="Maria Carmona-Higuita" w:date="2026-08-07T00:00:00Z">
        <w:r>
          <w:rPr>
            <w:rFonts w:ascii="Times New Roman" w:eastAsia="Times New Roman" w:hAnsi="Times New Roman" w:cs="Times New Roman"/>
            <w:sz w:val="24"/>
            <w:szCs w:val="24"/>
          </w:rPr>
          <w:delText xml:space="preserve">animals </w:delText>
        </w:r>
      </w:del>
      <w:commentRangeEnd w:id="47"/>
      <w:r w:rsidR="007D594B" w:rsidRPr="006F67AD">
        <w:rPr>
          <w:rStyle w:val="CommentReference"/>
          <w:rFonts w:ascii="Times New Roman" w:eastAsia="Times New Roman" w:hAnsi="Times New Roman" w:cs="Times New Roman"/>
          <w:sz w:val="24"/>
          <w:szCs w:val="24"/>
        </w:rPr>
        <w:commentReference w:id="47"/>
      </w:r>
      <w:r w:rsidRPr="006F67AD">
        <w:rPr>
          <w:rFonts w:ascii="Times New Roman" w:eastAsia="Times New Roman" w:hAnsi="Times New Roman" w:cs="Times New Roman"/>
          <w:sz w:val="24"/>
          <w:szCs w:val="24"/>
        </w:rPr>
        <w:t xml:space="preserve">(Carmona‐Higuita et al., 2025). </w:t>
      </w:r>
      <w:commentRangeStart w:id="48"/>
      <w:del w:id="378" w:author="Maria Carmona-Higuita" w:date="2026-08-07T00:00:00Z">
        <w:r>
          <w:rPr>
            <w:rFonts w:ascii="Times New Roman" w:eastAsia="Times New Roman" w:hAnsi="Times New Roman" w:cs="Times New Roman"/>
            <w:sz w:val="24"/>
            <w:szCs w:val="24"/>
          </w:rPr>
          <w:delText>Furthermore</w:delText>
        </w:r>
      </w:del>
      <w:ins w:id="379" w:author="Maria Carmona-Higuita" w:date="2026-08-07T00:00:00Z">
        <w:r>
          <w:rPr>
            <w:rFonts w:ascii="Times New Roman" w:eastAsia="Times New Roman" w:hAnsi="Times New Roman" w:cs="Times New Roman"/>
            <w:sz w:val="24"/>
            <w:szCs w:val="24"/>
          </w:rPr>
          <w:t>Beyond their biogeographic importance</w:t>
        </w:r>
      </w:ins>
      <w:commentRangeEnd w:id="48"/>
      <w:r w:rsidR="007D594B" w:rsidRPr="006F67AD">
        <w:rPr>
          <w:rStyle w:val="CommentReference"/>
          <w:rFonts w:ascii="Times New Roman" w:eastAsia="Times New Roman" w:hAnsi="Times New Roman" w:cs="Times New Roman"/>
          <w:sz w:val="24"/>
          <w:szCs w:val="24"/>
        </w:rPr>
        <w:commentReference w:id="48"/>
      </w:r>
      <w:r w:rsidRPr="006F67AD">
        <w:rPr>
          <w:rFonts w:ascii="Times New Roman" w:eastAsia="Times New Roman" w:hAnsi="Times New Roman" w:cs="Times New Roman"/>
          <w:sz w:val="24"/>
          <w:szCs w:val="24"/>
        </w:rPr>
        <w:t xml:space="preserve">, epiphytes' sensitivity to climatic gradients, habitat heterogeneity, and disturbances makes them indicators of ecosystem function and environmental change (Cardelus et al., 2006). Their reliance on atmospheric moisture and their often restricted distributions (Kreft et al. 2004), make them particularly sensitive to changes in climate or disturbance regime, </w:t>
      </w:r>
      <w:del w:id="49" w:author="Copyeditor" w:date="2026-08-06T00:00:00Z">
        <w:r w:rsidRPr="006F67AD">
          <w:rPr>
            <w:rFonts w:ascii="Times New Roman" w:eastAsia="Times New Roman" w:hAnsi="Times New Roman" w:cs="Times New Roman"/>
            <w:sz w:val="24"/>
            <w:szCs w:val="24"/>
          </w:rPr>
          <w:delText>helpful as an early-warning system for ecosystems reaction to environmental changes</w:delText>
        </w:r>
      </w:del>
      <w:ins w:id="50" w:author="Copyeditor" w:date="2026-08-06T00:00:00Z">
        <w:r w:rsidRPr="006F67AD">
          <w:rPr>
            <w:rFonts w:ascii="Times New Roman" w:eastAsia="Times New Roman" w:hAnsi="Times New Roman" w:cs="Times New Roman"/>
            <w:sz w:val="24"/>
            <w:szCs w:val="24"/>
          </w:rPr>
          <w:t>useful as early-warning indicators of ecosystem responses to environmental change</w:t>
        </w:r>
      </w:ins>
      <w:r w:rsidRPr="006F67AD">
        <w:rPr>
          <w:rFonts w:ascii="Times New Roman" w:eastAsia="Times New Roman" w:hAnsi="Times New Roman" w:cs="Times New Roman"/>
          <w:sz w:val="24"/>
          <w:szCs w:val="24"/>
        </w:rPr>
        <w:t xml:space="preserve"> (Benavides et al., 2005). </w:t>
      </w:r>
      <w:ins w:id="51" w:author="Maria Carmona-Higuita" w:date="2026-08-06T00:00:00Z">
        <w:r w:rsidRPr="006F67AD">
          <w:rPr>
            <w:rFonts w:ascii="Times New Roman" w:eastAsia="Times New Roman" w:hAnsi="Times New Roman" w:cs="Times New Roman"/>
            <w:sz w:val="24"/>
            <w:szCs w:val="24"/>
          </w:rPr>
          <w:t xml:space="preserve">Indeed, global analyses indicate that approximately half of angiosperm epiphyte species have small range sizes and qualify as rare (Svahnström et al., 2025), a pattern that amplifies both their ecological sensitivity and their underrepresentation in biodiversity databases. </w:t>
        </w:r>
      </w:ins>
      <w:r w:rsidRPr="006F67AD">
        <w:rPr>
          <w:rFonts w:ascii="Times New Roman" w:eastAsia="Times New Roman" w:hAnsi="Times New Roman" w:cs="Times New Roman"/>
          <w:sz w:val="24"/>
          <w:szCs w:val="24"/>
        </w:rPr>
        <w:t xml:space="preserve">Additionally, VE are essential parts of </w:t>
      </w:r>
      <w:commentRangeStart w:id="52"/>
      <w:del w:id="380" w:author="Maria Carmona-Higuita" w:date="2026-08-07T00:00:00Z">
        <w:r>
          <w:rPr>
            <w:rFonts w:ascii="Times New Roman" w:eastAsia="Times New Roman" w:hAnsi="Times New Roman" w:cs="Times New Roman"/>
            <w:sz w:val="24"/>
            <w:szCs w:val="24"/>
          </w:rPr>
          <w:delText>ecosystems in their own right</w:delText>
        </w:r>
      </w:del>
      <w:ins w:id="381" w:author="Maria Carmona-Higuita" w:date="2026-08-07T00:00:00Z">
        <w:r>
          <w:rPr>
            <w:rFonts w:ascii="Times New Roman" w:eastAsia="Times New Roman" w:hAnsi="Times New Roman" w:cs="Times New Roman"/>
            <w:sz w:val="24"/>
            <w:szCs w:val="24"/>
          </w:rPr>
          <w:t>functionally important components of tropical ecosystems</w:t>
        </w:r>
      </w:ins>
      <w:commentRangeEnd w:id="52"/>
      <w:r w:rsidR="005A7FE9" w:rsidRPr="006F67AD">
        <w:rPr>
          <w:rStyle w:val="CommentReference"/>
          <w:rFonts w:ascii="Times New Roman" w:eastAsia="Times New Roman" w:hAnsi="Times New Roman" w:cs="Times New Roman"/>
          <w:sz w:val="24"/>
          <w:szCs w:val="24"/>
        </w:rPr>
        <w:commentReference w:id="52"/>
      </w:r>
      <w:r w:rsidRPr="006F67AD">
        <w:rPr>
          <w:rFonts w:ascii="Times New Roman" w:eastAsia="Times New Roman" w:hAnsi="Times New Roman" w:cs="Times New Roman"/>
          <w:sz w:val="24"/>
          <w:szCs w:val="24"/>
        </w:rPr>
        <w:t>, playing an important role in nutrient cycling and providing microhabitats for other organisms (Benzing, 1990; Woods et al., 2015).</w:t>
      </w:r>
    </w:p>
    <w:p w14:paraId="52475FD7" w14:textId="77777777" w:rsidR="00CF4241" w:rsidRPr="006F67AD" w:rsidRDefault="00000000">
      <w:pPr>
        <w:ind w:firstLine="720"/>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Despite recent advancements in data mobilization for VE in the Neotropics (Guzmán-Jacob et al., 2021; Mendieta-Leiva et al., 2020; Quaresma et al., 2022; Ramos et al., 2019, 2024), critical knowledge gaps remain. Vast areas of the Neotropics are poorly documented (Araujo &amp; Ramos, 2021; Carmona‐Higuita et al., 2025; Vargas et al., 2022), </w:t>
      </w:r>
      <w:del w:id="53" w:author="Copyeditor" w:date="2026-08-06T00:00:00Z">
        <w:r w:rsidRPr="006F67AD">
          <w:rPr>
            <w:rFonts w:ascii="Times New Roman" w:eastAsia="Times New Roman" w:hAnsi="Times New Roman" w:cs="Times New Roman"/>
            <w:sz w:val="24"/>
            <w:szCs w:val="24"/>
          </w:rPr>
          <w:delText>but with unclear differences among taxa and regions</w:delText>
        </w:r>
      </w:del>
      <w:ins w:id="54" w:author="Copyeditor" w:date="2026-08-06T00:00:00Z">
        <w:r w:rsidRPr="006F67AD">
          <w:rPr>
            <w:rFonts w:ascii="Times New Roman" w:eastAsia="Times New Roman" w:hAnsi="Times New Roman" w:cs="Times New Roman"/>
            <w:sz w:val="24"/>
            <w:szCs w:val="24"/>
          </w:rPr>
          <w:t>yet the extent of these gaps varies among taxa and regions</w:t>
        </w:r>
      </w:ins>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sz w:val="24"/>
          <w:szCs w:val="24"/>
        </w:rPr>
        <w:lastRenderedPageBreak/>
        <w:t xml:space="preserve">Understanding and addressing these gaps is crucial to improve the reliability of biodiversity assessments and </w:t>
      </w:r>
      <w:del w:id="55" w:author="Copyeditor" w:date="2026-08-06T00:00:00Z">
        <w:r w:rsidRPr="006F67AD">
          <w:rPr>
            <w:rFonts w:ascii="Times New Roman" w:eastAsia="Times New Roman" w:hAnsi="Times New Roman" w:cs="Times New Roman"/>
            <w:sz w:val="24"/>
            <w:szCs w:val="24"/>
          </w:rPr>
          <w:delText>make better informed decisions</w:delText>
        </w:r>
      </w:del>
      <w:ins w:id="56" w:author="Copyeditor" w:date="2026-08-06T00:00:00Z">
        <w:r w:rsidRPr="006F67AD">
          <w:rPr>
            <w:rFonts w:ascii="Times New Roman" w:eastAsia="Times New Roman" w:hAnsi="Times New Roman" w:cs="Times New Roman"/>
            <w:sz w:val="24"/>
            <w:szCs w:val="24"/>
          </w:rPr>
          <w:t>make better-informed decisions</w:t>
        </w:r>
      </w:ins>
      <w:r w:rsidRPr="006F67AD">
        <w:rPr>
          <w:rFonts w:ascii="Times New Roman" w:eastAsia="Times New Roman" w:hAnsi="Times New Roman" w:cs="Times New Roman"/>
          <w:sz w:val="24"/>
          <w:szCs w:val="24"/>
        </w:rPr>
        <w:t xml:space="preserve"> about conservation strategies, ensuring that efforts are focused on areas and species most at risk (Hortal et al., 2015; Mendieta-Leiva &amp; Zotz, 2015). </w:t>
      </w:r>
      <w:ins w:id="57" w:author="Maria Carmona-Higuita" w:date="2026-08-05T00:00:00Z">
        <w:r w:rsidRPr="006F67AD">
          <w:rPr>
            <w:rFonts w:ascii="Times New Roman" w:eastAsia="Times New Roman" w:hAnsi="Times New Roman" w:cs="Times New Roman"/>
            <w:sz w:val="24"/>
            <w:szCs w:val="24"/>
          </w:rPr>
          <w:t xml:space="preserve">While previous studies have assessed inventory completeness of Neotropical plants at regional scales (Araujo et al., 2022; Ramírez-Barahona et al., 2023) or focused on endemism patterns (Carmona-Higuita et al., 2025), a continent-wide quantification of Wallacean shortfalls for VE across biogeographic provinces and families remains lacking. </w:t>
        </w:r>
      </w:ins>
      <w:del w:id="58" w:author="Maria Carmona-Higuita" w:date="2026-08-05T00:00:00Z">
        <w:r w:rsidRPr="006F67AD">
          <w:rPr>
            <w:rFonts w:ascii="Times New Roman" w:eastAsia="Times New Roman" w:hAnsi="Times New Roman" w:cs="Times New Roman"/>
            <w:sz w:val="24"/>
            <w:szCs w:val="24"/>
          </w:rPr>
          <w:delText xml:space="preserve">In this study, we assess the patterns of taxonomic and geographic sampling bias (the Linnean and Wallacean shortfalls </w:delText>
        </w:r>
      </w:del>
      <w:ins w:id="59" w:author="Maria Carmona-Higuita" w:date="2026-08-05T00:00:00Z">
        <w:r w:rsidRPr="006F67AD">
          <w:rPr>
            <w:rFonts w:ascii="Times New Roman" w:eastAsia="Times New Roman" w:hAnsi="Times New Roman" w:cs="Times New Roman"/>
            <w:sz w:val="24"/>
            <w:szCs w:val="24"/>
          </w:rPr>
          <w:t>In this study, we quantify the geographic sampling incompleteness of VE occurrence data—specifically the Wallacean shortfall (</w:t>
        </w:r>
      </w:ins>
      <w:del w:id="60" w:author="Maria Carmona-Higuita" w:date="2026-08-05T00:00:00Z">
        <w:r w:rsidRPr="006F67AD">
          <w:rPr>
            <w:rFonts w:ascii="Times New Roman" w:eastAsia="Times New Roman" w:hAnsi="Times New Roman" w:cs="Times New Roman"/>
            <w:i/>
            <w:sz w:val="24"/>
            <w:szCs w:val="24"/>
          </w:rPr>
          <w:delText xml:space="preserve">sensu </w:delText>
        </w:r>
        <w:r w:rsidRPr="006F67AD">
          <w:rPr>
            <w:rFonts w:ascii="Times New Roman" w:eastAsia="Times New Roman" w:hAnsi="Times New Roman" w:cs="Times New Roman"/>
            <w:sz w:val="24"/>
            <w:szCs w:val="24"/>
          </w:rPr>
          <w:delText xml:space="preserve">Hortal, 2015) of VE in the Neotropics. </w:delText>
        </w:r>
      </w:del>
      <w:ins w:id="61" w:author="Maria Carmona-Higuita" w:date="2026-08-05T00:00:00Z">
        <w:r w:rsidRPr="006F67AD">
          <w:rPr>
            <w:rFonts w:ascii="Times New Roman" w:eastAsia="Times New Roman" w:hAnsi="Times New Roman" w:cs="Times New Roman"/>
            <w:sz w:val="24"/>
            <w:szCs w:val="24"/>
          </w:rPr>
          <w:t xml:space="preserve">Hortal et al., 2015). </w:t>
        </w:r>
      </w:ins>
      <w:r w:rsidRPr="006F67AD">
        <w:rPr>
          <w:rFonts w:ascii="Times New Roman" w:eastAsia="Times New Roman" w:hAnsi="Times New Roman" w:cs="Times New Roman"/>
          <w:sz w:val="24"/>
          <w:szCs w:val="24"/>
        </w:rPr>
        <w:t xml:space="preserve">Specifically, we: </w:t>
      </w:r>
    </w:p>
    <w:p w14:paraId="1734971F" w14:textId="77777777" w:rsidR="00CF4241" w:rsidRPr="006F67AD" w:rsidRDefault="00000000">
      <w:pPr>
        <w:ind w:firstLine="720"/>
        <w:jc w:val="left"/>
        <w:rPr>
          <w:rFonts w:ascii="Times New Roman" w:eastAsia="Times New Roman" w:hAnsi="Times New Roman" w:cs="Times New Roman"/>
          <w:sz w:val="24"/>
          <w:szCs w:val="24"/>
        </w:rPr>
      </w:pPr>
      <w:del w:id="358" w:author="Maria Carmona-Higuita" w:date="2026-08-07T00:00:00Z">
        <w:r w:rsidRPr="006F67AD">
          <w:rPr>
            <w:rFonts w:ascii="Times New Roman" w:eastAsia="Times New Roman" w:hAnsi="Times New Roman" w:cs="Times New Roman"/>
            <w:sz w:val="24"/>
            <w:szCs w:val="24"/>
          </w:rPr>
          <w:delText xml:space="preserve">(1) identify biogeographic provinces and grid cells with significant </w:delText>
        </w:r>
      </w:del>
      <w:commentRangeStart w:id="62"/>
      <w:del w:id="63" w:author="Maria Carmona-Higuita" w:date="2026-08-05T00:00:00Z">
        <w:r w:rsidRPr="006F67AD">
          <w:rPr>
            <w:rFonts w:ascii="Times New Roman" w:eastAsia="Times New Roman" w:hAnsi="Times New Roman" w:cs="Times New Roman"/>
            <w:sz w:val="24"/>
            <w:szCs w:val="24"/>
          </w:rPr>
          <w:delText xml:space="preserve">taxonomic and geographic shortfalls </w:delText>
        </w:r>
      </w:del>
      <w:commentRangeEnd w:id="62"/>
      <w:r w:rsidR="005A7FE9" w:rsidRPr="006F67AD">
        <w:rPr>
          <w:rStyle w:val="CommentReference"/>
          <w:rFonts w:ascii="Times New Roman" w:eastAsia="Times New Roman" w:hAnsi="Times New Roman" w:cs="Times New Roman"/>
          <w:sz w:val="24"/>
          <w:szCs w:val="24"/>
        </w:rPr>
        <w:commentReference w:id="62"/>
      </w:r>
      <w:del w:id="64" w:author="Maria Carmona-Higuita" w:date="2026-08-05T00:00:00Z">
        <w:r w:rsidRPr="006F67AD">
          <w:rPr>
            <w:rFonts w:ascii="Times New Roman" w:eastAsia="Times New Roman" w:hAnsi="Times New Roman" w:cs="Times New Roman"/>
            <w:sz w:val="24"/>
            <w:szCs w:val="24"/>
          </w:rPr>
          <w:delText>(</w:delText>
        </w:r>
        <w:commentRangeStart w:id="65"/>
        <w:r w:rsidRPr="006F67AD">
          <w:rPr>
            <w:rFonts w:ascii="Times New Roman" w:eastAsia="Times New Roman" w:hAnsi="Times New Roman" w:cs="Times New Roman"/>
            <w:sz w:val="24"/>
            <w:szCs w:val="24"/>
          </w:rPr>
          <w:delText xml:space="preserve">spatial patterns </w:delText>
        </w:r>
      </w:del>
      <w:commentRangeEnd w:id="65"/>
      <w:r w:rsidR="005A7FE9" w:rsidRPr="006F67AD">
        <w:rPr>
          <w:rStyle w:val="CommentReference"/>
          <w:rFonts w:ascii="Times New Roman" w:eastAsia="Times New Roman" w:hAnsi="Times New Roman" w:cs="Times New Roman"/>
          <w:sz w:val="24"/>
          <w:szCs w:val="24"/>
        </w:rPr>
        <w:commentReference w:id="65"/>
      </w:r>
      <w:del w:id="66" w:author="Maria Carmona-Higuita" w:date="2026-08-05T00:00:00Z">
        <w:r w:rsidRPr="006F67AD">
          <w:rPr>
            <w:rFonts w:ascii="Times New Roman" w:eastAsia="Times New Roman" w:hAnsi="Times New Roman" w:cs="Times New Roman"/>
            <w:sz w:val="24"/>
            <w:szCs w:val="24"/>
          </w:rPr>
          <w:delText>of biodiversity shortfalls).</w:delText>
        </w:r>
      </w:del>
      <w:ins w:id="67" w:author="Maria Carmona-Higuita" w:date="2026-08-05T00:00:00Z">
        <w:r>
          <w:rPr>
            <w:rFonts w:ascii="Times New Roman" w:eastAsia="Times New Roman" w:hAnsi="Times New Roman" w:cs="Times New Roman"/>
            <w:sz w:val="24"/>
            <w:szCs w:val="24"/>
          </w:rPr>
          <w:t>(1) quantify and map the spatial extent and geographic patterns of the Wallacean shortfall for the five most species-rich VE families across the Neotropics, at both grid-cell and biogeographic-province scales.</w:t>
        </w:r>
      </w:ins>
    </w:p>
    <w:p w14:paraId="579635D6" w14:textId="77777777" w:rsidR="00CF4241" w:rsidRPr="006F67AD" w:rsidRDefault="00000000">
      <w:pPr>
        <w:ind w:firstLine="720"/>
        <w:jc w:val="left"/>
        <w:rPr>
          <w:rFonts w:ascii="Times New Roman" w:eastAsia="Times New Roman" w:hAnsi="Times New Roman" w:cs="Times New Roman"/>
          <w:sz w:val="24"/>
          <w:szCs w:val="24"/>
        </w:rPr>
      </w:pPr>
      <w:del w:id="359" w:author="Maria Carmona-Higuita" w:date="2026-08-07T00:00:00Z">
        <w:r w:rsidRPr="006F67AD">
          <w:rPr>
            <w:rFonts w:ascii="Times New Roman" w:eastAsia="Times New Roman" w:hAnsi="Times New Roman" w:cs="Times New Roman"/>
            <w:sz w:val="24"/>
            <w:szCs w:val="24"/>
          </w:rPr>
          <w:delText xml:space="preserve">(2) determine </w:delText>
        </w:r>
      </w:del>
      <w:del w:id="68" w:author="Maria Carmona-Higuita" w:date="2026-08-05T00:00:00Z">
        <w:r w:rsidRPr="006F67AD">
          <w:rPr>
            <w:rFonts w:ascii="Times New Roman" w:eastAsia="Times New Roman" w:hAnsi="Times New Roman" w:cs="Times New Roman"/>
            <w:sz w:val="24"/>
            <w:szCs w:val="24"/>
          </w:rPr>
          <w:delText>families most affected by taxonomic (Linnean) and geographic (Wallacean) shortfalls (</w:delText>
        </w:r>
        <w:commentRangeStart w:id="69"/>
        <w:r w:rsidRPr="006F67AD">
          <w:rPr>
            <w:rFonts w:ascii="Times New Roman" w:eastAsia="Times New Roman" w:hAnsi="Times New Roman" w:cs="Times New Roman"/>
            <w:sz w:val="24"/>
            <w:szCs w:val="24"/>
          </w:rPr>
          <w:delText xml:space="preserve">taxonomic </w:delText>
        </w:r>
      </w:del>
      <w:commentRangeEnd w:id="69"/>
      <w:r w:rsidR="005A7FE9" w:rsidRPr="006F67AD">
        <w:rPr>
          <w:rStyle w:val="CommentReference"/>
          <w:rFonts w:ascii="Times New Roman" w:eastAsia="Times New Roman" w:hAnsi="Times New Roman" w:cs="Times New Roman"/>
          <w:sz w:val="24"/>
          <w:szCs w:val="24"/>
        </w:rPr>
        <w:commentReference w:id="69"/>
      </w:r>
      <w:del w:id="70" w:author="Maria Carmona-Higuita" w:date="2026-08-05T00:00:00Z">
        <w:r w:rsidRPr="006F67AD">
          <w:rPr>
            <w:rFonts w:ascii="Times New Roman" w:eastAsia="Times New Roman" w:hAnsi="Times New Roman" w:cs="Times New Roman"/>
            <w:sz w:val="24"/>
            <w:szCs w:val="24"/>
          </w:rPr>
          <w:delText>patterns of biodiversity shortfalls)</w:delText>
        </w:r>
      </w:del>
      <w:ins w:id="71" w:author="Maria Carmona-Higuita" w:date="2026-08-05T00:00:00Z">
        <w:del w:id="72" w:author="Copyeditor" w:date="2026-08-06T00:00:00Z">
          <w:r w:rsidRPr="006F67AD">
            <w:rPr>
              <w:rFonts w:ascii="Times New Roman" w:eastAsia="Times New Roman" w:hAnsi="Times New Roman" w:cs="Times New Roman"/>
              <w:sz w:val="24"/>
              <w:szCs w:val="24"/>
            </w:rPr>
            <w:delText>to contextualize the relative magnitude of VE data gaps</w:delText>
          </w:r>
        </w:del>
        <w:r>
          <w:rPr>
            <w:rFonts w:ascii="Times New Roman" w:eastAsia="Times New Roman" w:hAnsi="Times New Roman" w:cs="Times New Roman"/>
            <w:sz w:val="24"/>
            <w:szCs w:val="24"/>
          </w:rPr>
          <w:t>(2) characterize temporal trends in occurrence record accumulation across regions and families to evaluate whether data gaps are being addressed over time.</w:t>
        </w:r>
      </w:ins>
      <w:ins w:id="73" w:author="Copyeditor" w:date="2026-08-06T00:00:00Z">
        <w:r>
          <w:rPr>
            <w:rFonts w:ascii="Times New Roman" w:eastAsia="Times New Roman" w:hAnsi="Times New Roman" w:cs="Times New Roman"/>
            <w:sz w:val="24"/>
            <w:szCs w:val="24"/>
          </w:rPr>
          <w:t/>
        </w:r>
      </w:ins>
    </w:p>
    <w:p w14:paraId="389C27B6" w14:textId="77777777" w:rsidR="00CF4241" w:rsidRPr="006F67AD" w:rsidRDefault="00000000">
      <w:pPr>
        <w:ind w:firstLine="720"/>
        <w:jc w:val="left"/>
        <w:rPr>
          <w:rFonts w:ascii="Times New Roman" w:eastAsia="Times New Roman" w:hAnsi="Times New Roman" w:cs="Times New Roman"/>
          <w:sz w:val="24"/>
          <w:szCs w:val="24"/>
        </w:rPr>
      </w:pPr>
      <w:del w:id="74" w:author="Maria Carmona-Higuita" w:date="2026-08-06T00:00:00Z">
        <w:r w:rsidRPr="006F67AD">
          <w:rPr>
            <w:rFonts w:ascii="Times New Roman" w:eastAsia="Times New Roman" w:hAnsi="Times New Roman" w:cs="Times New Roman"/>
            <w:sz w:val="24"/>
            <w:szCs w:val="24"/>
          </w:rPr>
          <w:delText xml:space="preserve">(3) describe areas of high and low concentration of </w:delText>
        </w:r>
        <w:commentRangeStart w:id="75"/>
        <w:r w:rsidRPr="006F67AD">
          <w:rPr>
            <w:rFonts w:ascii="Times New Roman" w:eastAsia="Times New Roman" w:hAnsi="Times New Roman" w:cs="Times New Roman"/>
            <w:sz w:val="24"/>
            <w:szCs w:val="24"/>
          </w:rPr>
          <w:delText>biodiversity shortfalls</w:delText>
        </w:r>
      </w:del>
      <w:commentRangeEnd w:id="75"/>
      <w:r w:rsidR="005A7FE9" w:rsidRPr="006F67AD">
        <w:rPr>
          <w:rStyle w:val="CommentReference"/>
          <w:rFonts w:ascii="Times New Roman" w:eastAsia="Times New Roman" w:hAnsi="Times New Roman" w:cs="Times New Roman"/>
          <w:sz w:val="24"/>
          <w:szCs w:val="24"/>
        </w:rPr>
        <w:commentReference w:id="75"/>
      </w:r>
      <w:del w:id="76" w:author="Maria Carmona-Higuita" w:date="2026-08-06T00:00:00Z">
        <w:r w:rsidRPr="006F67AD">
          <w:rPr>
            <w:rFonts w:ascii="Times New Roman" w:eastAsia="Times New Roman" w:hAnsi="Times New Roman" w:cs="Times New Roman"/>
            <w:sz w:val="24"/>
            <w:szCs w:val="24"/>
          </w:rPr>
          <w:delText xml:space="preserve">, </w:delText>
        </w:r>
      </w:del>
      <w:del w:id="77" w:author="Maria Carmona-Higuita" w:date="2026-08-05T00:00:00Z">
        <w:r w:rsidRPr="006F67AD">
          <w:rPr>
            <w:rFonts w:ascii="Times New Roman" w:eastAsia="Times New Roman" w:hAnsi="Times New Roman" w:cs="Times New Roman"/>
            <w:sz w:val="24"/>
            <w:szCs w:val="24"/>
          </w:rPr>
          <w:delText>identifying priority areas for future sampling based on biodiversity shortfalls (</w:delText>
        </w:r>
        <w:commentRangeStart w:id="78"/>
        <w:r w:rsidRPr="006F67AD">
          <w:rPr>
            <w:rFonts w:ascii="Times New Roman" w:eastAsia="Times New Roman" w:hAnsi="Times New Roman" w:cs="Times New Roman"/>
            <w:sz w:val="24"/>
            <w:szCs w:val="24"/>
          </w:rPr>
          <w:delText>Hot- and coldspots</w:delText>
        </w:r>
      </w:del>
      <w:commentRangeEnd w:id="78"/>
      <w:r w:rsidR="005A7FE9" w:rsidRPr="006F67AD">
        <w:rPr>
          <w:rStyle w:val="CommentReference"/>
          <w:rFonts w:ascii="Times New Roman" w:eastAsia="Times New Roman" w:hAnsi="Times New Roman" w:cs="Times New Roman"/>
          <w:sz w:val="24"/>
          <w:szCs w:val="24"/>
        </w:rPr>
        <w:commentReference w:id="78"/>
      </w:r>
      <w:del w:id="79" w:author="Maria Carmona-Higuita" w:date="2026-08-05T00:00:00Z">
        <w:r w:rsidRPr="006F67AD">
          <w:rPr>
            <w:rFonts w:ascii="Times New Roman" w:eastAsia="Times New Roman" w:hAnsi="Times New Roman" w:cs="Times New Roman"/>
            <w:sz w:val="24"/>
            <w:szCs w:val="24"/>
          </w:rPr>
          <w:delText>)</w:delText>
        </w:r>
      </w:del>
      <w:ins w:id="80" w:author="Maria Carmona-Higuita" w:date="2026-08-06T00:00:00Z">
        <w:del w:id="81" w:author="Copyeditor" w:date="2026-08-06T00:00:00Z">
          <w:r w:rsidRPr="006F67AD">
            <w:rPr>
              <w:rFonts w:ascii="Times New Roman" w:hAnsi="Times New Roman" w:cs="Times New Roman"/>
              <w:sz w:val="24"/>
              <w:szCs w:val="24"/>
            </w:rPr>
            <w:delText>priorities for future field surveys (see Appendix S5 in Supporting Information)</w:delText>
          </w:r>
        </w:del>
        <w:r>
          <w:rPr>
            <w:rFonts w:ascii="Times New Roman" w:hAnsi="Times New Roman" w:cs="Times New Roman"/>
            <w:sz w:val="24"/>
            <w:szCs w:val="24"/>
          </w:rPr>
          <w:t>(3) compare shortfall patterns among the five VE families to identify which groups present the greatest data deficiencies and explore potential correlates of differential sampling completeness.</w:t>
        </w:r>
      </w:ins>
      <w:ins w:id="82" w:author="Copyeditor" w:date="2026-08-06T00:00:00Z">
        <w:r>
          <w:rPr>
            <w:rFonts w:ascii="Times New Roman" w:hAnsi="Times New Roman" w:cs="Times New Roman"/>
            <w:sz w:val="24"/>
            <w:szCs w:val="24"/>
          </w:rPr>
          <w:t/>
        </w:r>
      </w:ins>
    </w:p>
    <w:p w14:paraId="59AC4A35" w14:textId="77777777" w:rsidR="00CF4241" w:rsidRPr="006F67AD" w:rsidRDefault="00000000">
      <w:pPr>
        <w:pStyle w:val="Heading1"/>
      </w:pPr>
      <w:r w:rsidRPr="006F67AD">
        <w:t>METHODS</w:t>
      </w:r>
    </w:p>
    <w:p w14:paraId="41A7ABF8" w14:textId="77777777" w:rsidR="00CF4241" w:rsidRPr="006F67AD" w:rsidRDefault="00000000">
      <w:pPr>
        <w:pStyle w:val="Heading2"/>
      </w:pPr>
      <w:r w:rsidRPr="006F67AD">
        <w:t>1. Dataset</w:t>
      </w:r>
    </w:p>
    <w:p w14:paraId="587D2554"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As a basis for all analyses, we used an existing </w:t>
      </w:r>
      <w:commentRangeStart w:id="83"/>
      <w:r w:rsidRPr="006F67AD">
        <w:rPr>
          <w:rFonts w:ascii="Times New Roman" w:eastAsia="Times New Roman" w:hAnsi="Times New Roman" w:cs="Times New Roman"/>
          <w:sz w:val="24"/>
          <w:szCs w:val="24"/>
        </w:rPr>
        <w:t xml:space="preserve">database </w:t>
      </w:r>
      <w:commentRangeEnd w:id="83"/>
      <w:r w:rsidR="005A7FE9" w:rsidRPr="006F67AD">
        <w:rPr>
          <w:rStyle w:val="CommentReference"/>
          <w:rFonts w:ascii="Times New Roman" w:eastAsia="Times New Roman" w:hAnsi="Times New Roman" w:cs="Times New Roman"/>
          <w:sz w:val="24"/>
          <w:szCs w:val="24"/>
        </w:rPr>
        <w:commentReference w:id="83"/>
      </w:r>
      <w:r w:rsidRPr="006F67AD">
        <w:rPr>
          <w:rFonts w:ascii="Times New Roman" w:eastAsia="Times New Roman" w:hAnsi="Times New Roman" w:cs="Times New Roman"/>
          <w:sz w:val="24"/>
          <w:szCs w:val="24"/>
        </w:rPr>
        <w:t xml:space="preserve">including more than 500,000 geo-referenced occurrence records of species of the five most species-rich families of vascular epiphytes (VE): Araceae, Bromeliaceae, Orchidaceae, Piperaceae, and Polypodiaceae (Carmona‐Higuita et al., 2023). </w:t>
      </w:r>
      <w:del w:id="84" w:author="Copyeditor" w:date="2026-08-06T00:00:00Z">
        <w:r w:rsidRPr="006F67AD">
          <w:rPr>
            <w:rFonts w:ascii="Times New Roman" w:eastAsia="Times New Roman" w:hAnsi="Times New Roman" w:cs="Times New Roman"/>
            <w:sz w:val="24"/>
            <w:szCs w:val="24"/>
          </w:rPr>
          <w:delText>This database to our knowledge is</w:delText>
        </w:r>
      </w:del>
      <w:ins w:id="85" w:author="Copyeditor" w:date="2026-08-06T00:00:00Z">
        <w:r w:rsidRPr="006F67AD">
          <w:rPr>
            <w:rFonts w:ascii="Times New Roman" w:eastAsia="Times New Roman" w:hAnsi="Times New Roman" w:cs="Times New Roman"/>
            <w:sz w:val="24"/>
            <w:szCs w:val="24"/>
          </w:rPr>
          <w:t>This database, to our knowledge, is</w:t>
        </w:r>
      </w:ins>
      <w:r w:rsidRPr="006F67AD">
        <w:rPr>
          <w:rFonts w:ascii="Times New Roman" w:eastAsia="Times New Roman" w:hAnsi="Times New Roman" w:cs="Times New Roman"/>
          <w:sz w:val="24"/>
          <w:szCs w:val="24"/>
        </w:rPr>
        <w:t xml:space="preserve"> the </w:t>
      </w:r>
      <w:commentRangeStart w:id="86"/>
      <w:r w:rsidRPr="006F67AD">
        <w:rPr>
          <w:rFonts w:ascii="Times New Roman" w:eastAsia="Times New Roman" w:hAnsi="Times New Roman" w:cs="Times New Roman"/>
          <w:sz w:val="24"/>
          <w:szCs w:val="24"/>
        </w:rPr>
        <w:t xml:space="preserve">most complete </w:t>
      </w:r>
      <w:commentRangeEnd w:id="86"/>
      <w:r w:rsidR="005A7FE9" w:rsidRPr="006F67AD">
        <w:rPr>
          <w:rStyle w:val="CommentReference"/>
          <w:rFonts w:ascii="Times New Roman" w:eastAsia="Times New Roman" w:hAnsi="Times New Roman" w:cs="Times New Roman"/>
          <w:sz w:val="24"/>
          <w:szCs w:val="24"/>
        </w:rPr>
        <w:commentReference w:id="86"/>
      </w:r>
      <w:r w:rsidRPr="006F67AD">
        <w:rPr>
          <w:rFonts w:ascii="Times New Roman" w:eastAsia="Times New Roman" w:hAnsi="Times New Roman" w:cs="Times New Roman"/>
          <w:sz w:val="24"/>
          <w:szCs w:val="24"/>
        </w:rPr>
        <w:t xml:space="preserve">representation of VE distribution to date and integrates data from the Global biodiversity Information Facility (www.gbif.org), and </w:t>
      </w:r>
      <w:del w:id="87" w:author="Copyeditor" w:date="2026-08-06T00:00:00Z">
        <w:r w:rsidRPr="006F67AD">
          <w:rPr>
            <w:rFonts w:ascii="Times New Roman" w:eastAsia="Times New Roman" w:hAnsi="Times New Roman" w:cs="Times New Roman"/>
            <w:sz w:val="24"/>
            <w:szCs w:val="24"/>
          </w:rPr>
          <w:delText>a dedicated non-public epiphyte databases</w:delText>
        </w:r>
      </w:del>
      <w:ins w:id="88" w:author="Copyeditor" w:date="2026-08-06T00:00:00Z">
        <w:r w:rsidRPr="006F67AD">
          <w:rPr>
            <w:rFonts w:ascii="Times New Roman" w:eastAsia="Times New Roman" w:hAnsi="Times New Roman" w:cs="Times New Roman"/>
            <w:sz w:val="24"/>
            <w:szCs w:val="24"/>
          </w:rPr>
          <w:t>a dedicated non-public epiphyte database</w:t>
        </w:r>
      </w:ins>
      <w:r w:rsidRPr="006F67AD">
        <w:rPr>
          <w:rFonts w:ascii="Times New Roman" w:eastAsia="Times New Roman" w:hAnsi="Times New Roman" w:cs="Times New Roman"/>
          <w:sz w:val="24"/>
          <w:szCs w:val="24"/>
        </w:rPr>
        <w:t xml:space="preserve"> (Epiphyte Inventory Group EPIG-DB v1 database; Mendieta-Leiva et al., 2020), enriched with data from the literature on Atlantic epiphytes (Ramos et al., 2019), Amazonian epiphytes (Araujo et al., 2022), South American Dry Diagonal Forest Epiphytes database (Ramos et al., 2024), Epiphytes of the Sierra Madre of Chiapas (Jiménez-López, Carmona-Higuita, et al., 2023), Usumacinta River basin flora (Jiménez-López, Gallardo-Cruz, et al., 2023), Biovera-Epi (Guzmán-Jacob et al., 2021), as well as unpublished data of Neotropical Araceae (Alejandro Zuluaga, unpublished data), Polypodiaceae of America (Michael Kessler, unpublished data), Marie Selby Botanical Gardens herbarium (Bruce Holst, unpublished data) and records in 700 papers and theses </w:t>
      </w:r>
      <w:r w:rsidRPr="006F67AD">
        <w:rPr>
          <w:rFonts w:ascii="Times New Roman" w:eastAsia="Times New Roman" w:hAnsi="Times New Roman" w:cs="Times New Roman"/>
          <w:color w:val="000000"/>
          <w:sz w:val="24"/>
          <w:szCs w:val="24"/>
        </w:rPr>
        <w:t xml:space="preserve">(see complete </w:t>
      </w:r>
      <w:r w:rsidRPr="006F67AD">
        <w:rPr>
          <w:rFonts w:ascii="Times New Roman" w:eastAsia="Times New Roman" w:hAnsi="Times New Roman" w:cs="Times New Roman"/>
          <w:color w:val="000000"/>
          <w:sz w:val="24"/>
          <w:szCs w:val="24"/>
        </w:rPr>
        <w:lastRenderedPageBreak/>
        <w:t xml:space="preserve">list of 700 references in TS3.2, Carmona-Higuita et al., 2023). </w:t>
      </w:r>
      <w:r w:rsidRPr="006F67AD">
        <w:rPr>
          <w:rFonts w:ascii="Times New Roman" w:eastAsia="Times New Roman" w:hAnsi="Times New Roman" w:cs="Times New Roman"/>
          <w:sz w:val="24"/>
          <w:szCs w:val="24"/>
        </w:rPr>
        <w:t xml:space="preserve">Geographic and taxonomic errors were already addressed in this dataset, and </w:t>
      </w:r>
      <w:del w:id="89" w:author="Copyeditor" w:date="2026-08-06T00:00:00Z">
        <w:r w:rsidRPr="006F67AD">
          <w:rPr>
            <w:rFonts w:ascii="Times New Roman" w:eastAsia="Times New Roman" w:hAnsi="Times New Roman" w:cs="Times New Roman"/>
            <w:sz w:val="24"/>
            <w:szCs w:val="24"/>
          </w:rPr>
          <w:delText>all data was cropped</w:delText>
        </w:r>
      </w:del>
      <w:ins w:id="90" w:author="Copyeditor" w:date="2026-08-06T00:00:00Z">
        <w:r w:rsidRPr="006F67AD">
          <w:rPr>
            <w:rFonts w:ascii="Times New Roman" w:eastAsia="Times New Roman" w:hAnsi="Times New Roman" w:cs="Times New Roman"/>
            <w:sz w:val="24"/>
            <w:szCs w:val="24"/>
          </w:rPr>
          <w:t>all data were cropped</w:t>
        </w:r>
      </w:ins>
      <w:r w:rsidRPr="006F67AD">
        <w:rPr>
          <w:rFonts w:ascii="Times New Roman" w:eastAsia="Times New Roman" w:hAnsi="Times New Roman" w:cs="Times New Roman"/>
          <w:sz w:val="24"/>
          <w:szCs w:val="24"/>
        </w:rPr>
        <w:t xml:space="preserve"> to the Neotropics (Morrone et al., 2022). </w:t>
      </w:r>
      <w:commentRangeStart w:id="91"/>
      <w:del w:id="384" w:author="Maria Carmona-Higuita" w:date="2026-08-07T00:00:00Z">
        <w:r>
          <w:rPr>
            <w:rFonts w:ascii="Times New Roman" w:eastAsia="Times New Roman" w:hAnsi="Times New Roman" w:cs="Times New Roman"/>
            <w:sz w:val="24"/>
            <w:szCs w:val="24"/>
          </w:rPr>
          <w:delText xml:space="preserve">For the detailed process, see Carmona-Higuita et al. (2023). </w:delText>
        </w:r>
      </w:del>
      <w:ins w:id="385" w:author="Maria Carmona-Higuita" w:date="2026-08-07T00:00:00Z">
        <w:r>
          <w:rPr>
            <w:rFonts w:ascii="Times New Roman" w:eastAsia="Times New Roman" w:hAnsi="Times New Roman" w:cs="Times New Roman"/>
            <w:sz w:val="24"/>
            <w:szCs w:val="24"/>
          </w:rPr>
          <w:t xml:space="preserve">Key quality-control steps included coordinate validation, removal of records with geographic uncertainty exceeding cell size, and exclusion of cultivated or naturalized occurrences; the complete filtering protocol is detailed in Carmona-Higuita et al. (2023). </w:t>
        </w:r>
      </w:ins>
      <w:commentRangeEnd w:id="91"/>
      <w:r w:rsidR="005A7FE9" w:rsidRPr="006F67AD">
        <w:rPr>
          <w:rStyle w:val="CommentReference"/>
          <w:rFonts w:ascii="Times New Roman" w:eastAsia="Times New Roman" w:hAnsi="Times New Roman" w:cs="Times New Roman"/>
          <w:sz w:val="24"/>
          <w:szCs w:val="24"/>
        </w:rPr>
        <w:commentReference w:id="91"/>
      </w:r>
      <w:r w:rsidRPr="006F67AD">
        <w:rPr>
          <w:rFonts w:ascii="Times New Roman" w:eastAsia="Times New Roman" w:hAnsi="Times New Roman" w:cs="Times New Roman"/>
          <w:sz w:val="24"/>
          <w:szCs w:val="24"/>
        </w:rPr>
        <w:t xml:space="preserve">To enhance taxonomic consistency, we resolved species names to a curated taxonomic backbone (Epiphyte Inventory Group, 2025), which includes the worldwide epiphyte list, EpiList v.1.0 (Zotz et al., 2021), and additional data from EpIG-DB v.1.0 (Mendieta-Leiva et al., 2020). </w:t>
      </w:r>
      <w:del w:id="92" w:author="Maria Carmona-Higuita" w:date="2026-08-06T00:00:00Z">
        <w:r w:rsidRPr="006F67AD">
          <w:rPr>
            <w:rFonts w:ascii="Times New Roman" w:hAnsi="Times New Roman" w:cs="Times New Roman"/>
            <w:sz w:val="24"/>
            <w:szCs w:val="24"/>
          </w:rPr>
          <w:delText xml:space="preserve">We also eliminated geographic duplicate entries within the same grid </w:delText>
        </w:r>
        <w:commentRangeStart w:id="93"/>
        <w:r w:rsidRPr="006F67AD">
          <w:rPr>
            <w:rFonts w:ascii="Times New Roman" w:hAnsi="Times New Roman" w:cs="Times New Roman"/>
            <w:sz w:val="24"/>
            <w:szCs w:val="24"/>
          </w:rPr>
          <w:delText>cell</w:delText>
        </w:r>
      </w:del>
      <w:commentRangeEnd w:id="93"/>
      <w:r w:rsidR="00765AF5" w:rsidRPr="006F67AD">
        <w:rPr>
          <w:rStyle w:val="CommentReference"/>
          <w:rFonts w:ascii="Times New Roman" w:hAnsi="Times New Roman" w:cs="Times New Roman"/>
          <w:sz w:val="24"/>
          <w:szCs w:val="24"/>
        </w:rPr>
        <w:commentReference w:id="93"/>
      </w:r>
      <w:del w:id="94" w:author="Maria Carmona-Higuita" w:date="2026-08-06T00:00:00Z">
        <w:r w:rsidRPr="006F67AD">
          <w:rPr>
            <w:rFonts w:ascii="Times New Roman" w:hAnsi="Times New Roman" w:cs="Times New Roman"/>
            <w:sz w:val="24"/>
            <w:szCs w:val="24"/>
          </w:rPr>
          <w:delText>.</w:delText>
        </w:r>
      </w:del>
      <w:ins w:id="95" w:author="Maria Carmona-Higuita" w:date="2026-08-06T00:00:00Z">
        <w:r w:rsidRPr="006F67AD">
          <w:rPr>
            <w:rFonts w:ascii="Times New Roman" w:hAnsi="Times New Roman" w:cs="Times New Roman"/>
            <w:sz w:val="24"/>
            <w:szCs w:val="24"/>
          </w:rPr>
          <w:t>We also eliminated within-cell spatial duplicate entries: records of the same species occurring at identical coordinates were consolidated to a single record per unique coordinate pair regardless of collection year, as KnowBR operates on species-by-occurrence matrices at the grid cell level. Records from the same species at different coordinates within the same cell, including those from different collection years, were retained as distinct sampling events, consistent with standard KnowBR protocol (Lobo et al., 2018).</w:t>
        </w:r>
      </w:ins>
    </w:p>
    <w:p w14:paraId="540DF85B" w14:textId="77777777" w:rsidR="00CF4241" w:rsidRPr="006F67AD" w:rsidRDefault="00000000">
      <w:pPr>
        <w:pStyle w:val="Heading2"/>
      </w:pPr>
      <w:r w:rsidRPr="006F67AD">
        <w:t>2. Biodiversity shortfalls</w:t>
      </w:r>
    </w:p>
    <w:p w14:paraId="36FDAA07"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To evaluate </w:t>
      </w:r>
      <w:commentRangeStart w:id="96"/>
      <w:r w:rsidRPr="006F67AD">
        <w:rPr>
          <w:rFonts w:ascii="Times New Roman" w:eastAsia="Times New Roman" w:hAnsi="Times New Roman" w:cs="Times New Roman"/>
          <w:sz w:val="24"/>
          <w:szCs w:val="24"/>
        </w:rPr>
        <w:t>biodiversity shortfalls</w:t>
      </w:r>
      <w:commentRangeEnd w:id="96"/>
      <w:r w:rsidR="00765AF5" w:rsidRPr="006F67AD">
        <w:rPr>
          <w:rStyle w:val="CommentReference"/>
          <w:rFonts w:ascii="Times New Roman" w:eastAsia="Times New Roman" w:hAnsi="Times New Roman" w:cs="Times New Roman"/>
          <w:sz w:val="24"/>
          <w:szCs w:val="24"/>
        </w:rPr>
        <w:commentReference w:id="96"/>
      </w:r>
      <w:r w:rsidRPr="006F67AD">
        <w:rPr>
          <w:rFonts w:ascii="Times New Roman" w:eastAsia="Times New Roman" w:hAnsi="Times New Roman" w:cs="Times New Roman"/>
          <w:sz w:val="24"/>
          <w:szCs w:val="24"/>
        </w:rPr>
        <w:t xml:space="preserve">, we focused on </w:t>
      </w:r>
      <w:del w:id="97" w:author="Maria Carmona-Higuita" w:date="2026-08-05T00:00:00Z">
        <w:r w:rsidRPr="006F67AD">
          <w:rPr>
            <w:rFonts w:ascii="Times New Roman" w:eastAsia="Times New Roman" w:hAnsi="Times New Roman" w:cs="Times New Roman"/>
            <w:sz w:val="24"/>
            <w:szCs w:val="24"/>
          </w:rPr>
          <w:delText>taxonomic (Linnean) and geographic (Wallacean) shortfalls</w:delText>
        </w:r>
      </w:del>
      <w:ins w:id="98" w:author="Maria Carmona-Higuita" w:date="2026-08-05T00:00:00Z">
        <w:r w:rsidRPr="006F67AD">
          <w:rPr>
            <w:rFonts w:ascii="Times New Roman" w:eastAsia="Times New Roman" w:hAnsi="Times New Roman" w:cs="Times New Roman"/>
            <w:sz w:val="24"/>
            <w:szCs w:val="24"/>
          </w:rPr>
          <w:t>the Wallacean shortfall</w:t>
        </w:r>
      </w:ins>
      <w:r w:rsidRPr="006F67AD">
        <w:rPr>
          <w:rFonts w:ascii="Times New Roman" w:eastAsia="Times New Roman" w:hAnsi="Times New Roman" w:cs="Times New Roman"/>
          <w:sz w:val="24"/>
          <w:szCs w:val="24"/>
        </w:rPr>
        <w:t xml:space="preserve"> at the level of grid cells at </w:t>
      </w:r>
      <w:del w:id="99" w:author="Copyeditor" w:date="2026-08-06T00:00:00Z">
        <w:r w:rsidRPr="006F67AD">
          <w:rPr>
            <w:rFonts w:ascii="Times New Roman" w:eastAsia="Times New Roman" w:hAnsi="Times New Roman" w:cs="Times New Roman"/>
            <w:sz w:val="24"/>
            <w:szCs w:val="24"/>
          </w:rPr>
          <w:delText>30 arc-minute resolution (ca. 55 km at the equator).</w:delText>
        </w:r>
      </w:del>
      <w:commentRangeStart w:id="100"/>
      <w:ins w:id="101" w:author="Copyeditor" w:date="2026-08-06T00:00:00Z">
        <w:r w:rsidRPr="006F67AD">
          <w:rPr>
            <w:rFonts w:ascii="Times New Roman" w:eastAsia="Times New Roman" w:hAnsi="Times New Roman" w:cs="Times New Roman"/>
            <w:sz w:val="24"/>
            <w:szCs w:val="24"/>
          </w:rPr>
          <w:t xml:space="preserve">30 arc-minute resolution (ca. 55 km at the equator) </w:t>
        </w:r>
      </w:ins>
      <w:commentRangeEnd w:id="100"/>
      <w:r w:rsidR="00765AF5" w:rsidRPr="006F67AD">
        <w:rPr>
          <w:rStyle w:val="CommentReference"/>
          <w:rFonts w:ascii="Times New Roman" w:eastAsia="Times New Roman" w:hAnsi="Times New Roman" w:cs="Times New Roman"/>
          <w:sz w:val="24"/>
          <w:szCs w:val="24"/>
        </w:rPr>
        <w:commentReference w:id="100"/>
      </w:r>
      <w:ins w:id="102" w:author="Copyeditor" w:date="2026-08-06T00:00:00Z">
        <w:r w:rsidRPr="006F67AD">
          <w:rPr>
            <w:rFonts w:ascii="Times New Roman" w:eastAsia="Times New Roman" w:hAnsi="Times New Roman" w:cs="Times New Roman"/>
            <w:sz w:val="24"/>
            <w:szCs w:val="24"/>
          </w:rPr>
          <w:t>— a scale standard in Neotropical macroecological analyses (Ramírez-Barahona et al., 2023) that balances spatial detail with data availability, ensuring sufficient records per cell for KnowBR estimation (see also Appendix S4 for 15 arc-minute sensitivity results).</w:t>
        </w:r>
      </w:ins>
      <w:r w:rsidRPr="006F67AD">
        <w:rPr>
          <w:rFonts w:ascii="Times New Roman" w:eastAsia="Times New Roman" w:hAnsi="Times New Roman" w:cs="Times New Roman"/>
          <w:sz w:val="24"/>
          <w:szCs w:val="24"/>
        </w:rPr>
        <w:t xml:space="preserve"> We estimated the degree of completeness of each grid cell using the KnowBR package (Lobo et al. 2018; Guisande and Lobo 2019), which </w:t>
      </w:r>
      <w:r w:rsidRPr="006F67AD">
        <w:rPr>
          <w:rFonts w:ascii="Times New Roman" w:eastAsia="Times New Roman" w:hAnsi="Times New Roman" w:cs="Times New Roman"/>
          <w:sz w:val="24"/>
          <w:szCs w:val="24"/>
        </w:rPr>
        <w:lastRenderedPageBreak/>
        <w:t xml:space="preserve">examines species accumulation by adding occurrence records. These </w:t>
      </w:r>
      <w:del w:id="103" w:author="Copyeditor" w:date="2026-08-06T00:00:00Z">
        <w:r w:rsidRPr="006F67AD">
          <w:rPr>
            <w:rFonts w:ascii="Times New Roman" w:eastAsia="Times New Roman" w:hAnsi="Times New Roman" w:cs="Times New Roman"/>
            <w:sz w:val="24"/>
            <w:szCs w:val="24"/>
          </w:rPr>
          <w:delText>accumulation curves were performed</w:delText>
        </w:r>
      </w:del>
      <w:ins w:id="104" w:author="Copyeditor" w:date="2026-08-06T00:00:00Z">
        <w:r w:rsidRPr="006F67AD">
          <w:rPr>
            <w:rFonts w:ascii="Times New Roman" w:eastAsia="Times New Roman" w:hAnsi="Times New Roman" w:cs="Times New Roman"/>
            <w:sz w:val="24"/>
            <w:szCs w:val="24"/>
          </w:rPr>
          <w:t>accumulation curves were computed</w:t>
        </w:r>
      </w:ins>
      <w:r w:rsidRPr="006F67AD">
        <w:rPr>
          <w:rFonts w:ascii="Times New Roman" w:eastAsia="Times New Roman" w:hAnsi="Times New Roman" w:cs="Times New Roman"/>
          <w:sz w:val="24"/>
          <w:szCs w:val="24"/>
        </w:rPr>
        <w:t xml:space="preserve"> simultaneously </w:t>
      </w:r>
      <w:del w:id="105" w:author="Copyeditor" w:date="2026-08-06T00:00:00Z">
        <w:r w:rsidRPr="006F67AD">
          <w:rPr>
            <w:rFonts w:ascii="Times New Roman" w:eastAsia="Times New Roman" w:hAnsi="Times New Roman" w:cs="Times New Roman"/>
            <w:sz w:val="24"/>
            <w:szCs w:val="24"/>
          </w:rPr>
          <w:delText xml:space="preserve">for all the cells in the Neotropics </w:delText>
        </w:r>
      </w:del>
      <w:ins w:id="106" w:author="Copyeditor" w:date="2026-08-06T00:00:00Z">
        <w:r w:rsidRPr="006F67AD">
          <w:rPr>
            <w:rFonts w:ascii="Times New Roman" w:eastAsia="Times New Roman" w:hAnsi="Times New Roman" w:cs="Times New Roman"/>
            <w:sz w:val="24"/>
            <w:szCs w:val="24"/>
          </w:rPr>
          <w:t xml:space="preserve">for all the cells in the Neotropics, </w:t>
        </w:r>
      </w:ins>
      <w:del w:id="107" w:author="Maria Carmona-Higuita" w:date="2026-08-06T00:00:00Z">
        <w:r w:rsidRPr="006F67AD">
          <w:rPr>
            <w:rFonts w:ascii="Times New Roman" w:hAnsi="Times New Roman" w:cs="Times New Roman"/>
            <w:sz w:val="24"/>
            <w:szCs w:val="24"/>
          </w:rPr>
          <w:delText>applying the exact estimator proposed by Ugland et al. (2003).</w:delText>
        </w:r>
      </w:del>
      <w:ins w:id="108" w:author="Maria Carmona-Higuita" w:date="2026-08-06T00:00:00Z">
        <w:r w:rsidRPr="006F67AD">
          <w:rPr>
            <w:rFonts w:ascii="Times New Roman" w:hAnsi="Times New Roman" w:cs="Times New Roman"/>
            <w:sz w:val="24"/>
            <w:szCs w:val="24"/>
          </w:rPr>
          <w:t xml:space="preserve">applying the exact analytical estimator proposed by Ugland et al. (2003). This estimator provides an exact solution for the expected species richness as a function of the number of samples, requiring no permutation tests or randomisation; each grid cell's accumulation curve is thus fully determined by the observed species-by-record matrix. </w:t>
        </w:r>
      </w:ins>
      <w:r w:rsidRPr="006F67AD">
        <w:rPr>
          <w:rFonts w:ascii="Times New Roman" w:hAnsi="Times New Roman" w:cs="Times New Roman"/>
          <w:sz w:val="24"/>
          <w:szCs w:val="24"/>
        </w:rPr>
        <w:t xml:space="preserve"> </w:t>
      </w:r>
      <w:del w:id="109" w:author="Copyeditor" w:date="2026-08-06T00:00:00Z">
        <w:r w:rsidRPr="006F67AD">
          <w:rPr>
            <w:rFonts w:ascii="Times New Roman" w:hAnsi="Times New Roman" w:cs="Times New Roman"/>
            <w:sz w:val="24"/>
            <w:szCs w:val="24"/>
          </w:rPr>
          <w:delText>KnowBR estimates the three parameters</w:delText>
        </w:r>
      </w:del>
      <w:ins w:id="110" w:author="Copyeditor" w:date="2026-08-06T00:00:00Z">
        <w:r w:rsidRPr="006F67AD">
          <w:rPr>
            <w:rFonts w:ascii="Times New Roman" w:hAnsi="Times New Roman" w:cs="Times New Roman"/>
            <w:sz w:val="24"/>
            <w:szCs w:val="24"/>
          </w:rPr>
          <w:t>KnowBR estimates three parameters</w:t>
        </w:r>
      </w:ins>
      <w:r w:rsidRPr="006F67AD">
        <w:rPr>
          <w:rFonts w:ascii="Times New Roman" w:hAnsi="Times New Roman" w:cs="Times New Roman"/>
          <w:sz w:val="24"/>
          <w:szCs w:val="24"/>
        </w:rPr>
        <w:t xml:space="preserve">: the final </w:t>
      </w:r>
      <w:r w:rsidRPr="006F67AD">
        <w:rPr>
          <w:rFonts w:ascii="Times New Roman" w:eastAsia="Times New Roman" w:hAnsi="Times New Roman" w:cs="Times New Roman"/>
          <w:i/>
          <w:sz w:val="24"/>
          <w:szCs w:val="24"/>
        </w:rPr>
        <w:t>slope</w:t>
      </w:r>
      <w:r w:rsidRPr="006F67AD">
        <w:rPr>
          <w:rFonts w:ascii="Times New Roman" w:eastAsia="Times New Roman" w:hAnsi="Times New Roman" w:cs="Times New Roman"/>
          <w:sz w:val="24"/>
          <w:szCs w:val="24"/>
        </w:rPr>
        <w:t xml:space="preserve"> of the accumulation curve, the </w:t>
      </w:r>
      <w:r w:rsidRPr="006F67AD">
        <w:rPr>
          <w:rFonts w:ascii="Times New Roman" w:eastAsia="Times New Roman" w:hAnsi="Times New Roman" w:cs="Times New Roman"/>
          <w:i/>
          <w:sz w:val="24"/>
          <w:szCs w:val="24"/>
        </w:rPr>
        <w:t>completeness</w:t>
      </w:r>
      <w:r w:rsidRPr="006F67AD">
        <w:rPr>
          <w:rFonts w:ascii="Times New Roman" w:eastAsia="Times New Roman" w:hAnsi="Times New Roman" w:cs="Times New Roman"/>
          <w:sz w:val="24"/>
          <w:szCs w:val="24"/>
        </w:rPr>
        <w:t xml:space="preserve">, and the </w:t>
      </w:r>
      <w:r w:rsidRPr="006F67AD">
        <w:rPr>
          <w:rFonts w:ascii="Times New Roman" w:eastAsia="Times New Roman" w:hAnsi="Times New Roman" w:cs="Times New Roman"/>
          <w:i/>
          <w:sz w:val="24"/>
          <w:szCs w:val="24"/>
        </w:rPr>
        <w:t xml:space="preserve">ratio </w:t>
      </w:r>
      <w:r w:rsidRPr="006F67AD">
        <w:rPr>
          <w:rFonts w:ascii="Times New Roman" w:eastAsia="Times New Roman" w:hAnsi="Times New Roman" w:cs="Times New Roman"/>
          <w:sz w:val="24"/>
          <w:szCs w:val="24"/>
        </w:rPr>
        <w:t>between the number of database records and the number of species. Completeness values (i.e. the percentage of species that have been documented over the total predicted) were calculated after adjusting the accumulation curves to</w:t>
      </w:r>
      <w:commentRangeStart w:id="111"/>
      <w:del w:id="112" w:author="Copyeditor" w:date="2026-08-06T00:00:00Z">
        <w:r w:rsidRPr="006F67AD">
          <w:rPr>
            <w:rFonts w:ascii="Times New Roman" w:eastAsia="Times New Roman" w:hAnsi="Times New Roman" w:cs="Times New Roman"/>
            <w:sz w:val="24"/>
            <w:szCs w:val="24"/>
          </w:rPr>
          <w:delText>a ran exponential model</w:delText>
        </w:r>
      </w:del>
      <w:commentRangeEnd w:id="111"/>
      <w:r w:rsidRPr="006F67AD">
        <w:rPr>
          <w:rStyle w:val="CommentReference"/>
          <w:rFonts w:ascii="Times New Roman" w:eastAsia="Times New Roman" w:hAnsi="Times New Roman" w:cs="Times New Roman"/>
          <w:sz w:val="24"/>
          <w:szCs w:val="24"/>
        </w:rPr>
        <w:commentReference w:id="111"/>
      </w:r>
      <w:ins w:id="113" w:author="Copyeditor" w:date="2026-08-06T00:00:00Z">
        <w:r w:rsidRPr="006F67AD">
          <w:rPr>
            <w:rFonts w:ascii="Times New Roman" w:eastAsia="Times New Roman" w:hAnsi="Times New Roman" w:cs="Times New Roman"/>
            <w:sz w:val="24"/>
            <w:szCs w:val="24"/>
          </w:rPr>
          <w:t>a rational model</w:t>
        </w:r>
      </w:ins>
      <w:r w:rsidRPr="006F67AD">
        <w:rPr>
          <w:rFonts w:ascii="Times New Roman" w:eastAsia="Times New Roman" w:hAnsi="Times New Roman" w:cs="Times New Roman"/>
          <w:sz w:val="24"/>
          <w:szCs w:val="24"/>
        </w:rPr>
        <w:t xml:space="preserve"> (Lobo et al. 2018).</w:t>
      </w:r>
    </w:p>
    <w:p w14:paraId="3C70A8C2" w14:textId="77777777" w:rsidR="00CF4241" w:rsidRPr="006F67AD" w:rsidRDefault="00000000">
      <w:pPr>
        <w:ind w:firstLine="720"/>
        <w:jc w:val="left"/>
        <w:rPr>
          <w:rFonts w:ascii="Times New Roman" w:eastAsia="Times New Roman" w:hAnsi="Times New Roman" w:cs="Times New Roman"/>
          <w:sz w:val="24"/>
          <w:szCs w:val="24"/>
        </w:rPr>
      </w:pPr>
      <w:del w:id="114" w:author="Maria Carmona-Higuita" w:date="2026-08-05T00:00:00Z">
        <w:r w:rsidRPr="006F67AD">
          <w:rPr>
            <w:rFonts w:ascii="Times New Roman" w:eastAsia="Times New Roman" w:hAnsi="Times New Roman" w:cs="Times New Roman"/>
            <w:sz w:val="24"/>
            <w:szCs w:val="24"/>
          </w:rPr>
          <w:delText>To assess the taxonomic shortfall (Linnean Shortfall) we used as a proxy the slope of species accumulation curves as it represents the rate of new species discovery as sampling effort increases (Ugland et al., 2003; Lobo et al., 2018). This approach is based on the premise that the taxonomic shortfall highlights the discrepancy between the number of formally described species and the actual number of species present (Hortal et al., 2015). Grid cells were classified into quartiles based on their slope values: the first quartile represented the least sampled cells, while the fourth quartile included the best-sampled ones. Intermediate quartiles corresponded to fairly sampled areas, with a gradient of increasing sampling effort.</w:delText>
        </w:r>
      </w:del>
      <w:commentRangeStart w:id="115"/>
      <w:commentRangeStart w:id="116"/>
      <w:commentRangeStart w:id="117"/>
      <w:commentRangeStart w:id="118"/>
      <w:ins w:id="119" w:author="Maria Carmona-Higuita" w:date="2026-08-05T00:00:00Z">
        <w:r>
          <w:rPr>
            <w:rFonts w:ascii="Times New Roman" w:eastAsia="Times New Roman" w:hAnsi="Times New Roman" w:cs="Times New Roman"/>
            <w:sz w:val="24"/>
            <w:szCs w:val="24"/>
          </w:rPr>
          <w:t>To assess the Wallacean shortfall, we used three metrics derived from KnowBR: the slope of the species accumulation curve, the completeness of each cell inventory, and the ratio between the number of database records and the number of species (R/S ratio; Lobo et al., 2018). The slope reflects the current rate of species discovery; completeness estimates the proportion of the predicted species pool already documented; and the R/S ratio measures sampling intensity relative to species diversity (Ugland et al., 2003). Grid cells were classified as well-sampled (slope &lt; 0.02), fairly sampled (0.02 ≤ slope ≤ 0.3), or poorly sampled (slope &gt; 0.3). These slope thresholds follow the benchmarks established by Lobo et al. (2018), who validated them against inventories of well-studied European taxa (birds and butterflies): a slope &lt; 0.02 indicates the accumulation curve has effectively reached an asymptote—meaning that additional records are unlikely to yield new species in that cell—while slopes &gt; 0.3 indicate that the inventory is far from complete. Intermediate values (0.02–0.3) represent grids where inventorying effort is ongoing but species discovery has decelerated.</w:t>
        </w:r>
      </w:ins>
      <w:commentRangeEnd w:id="117"/>
      <w:r w:rsidRPr="006F67AD">
        <w:rPr>
          <w:rStyle w:val="CommentReference"/>
          <w:rFonts w:ascii="Times New Roman" w:eastAsia="Times New Roman" w:hAnsi="Times New Roman" w:cs="Times New Roman"/>
          <w:sz w:val="24"/>
          <w:szCs w:val="24"/>
        </w:rPr>
        <w:commentReference w:id="117"/>
      </w:r>
      <w:commentRangeEnd w:id="118"/>
      <w:r w:rsidR="00765AF5" w:rsidRPr="006F67AD">
        <w:rPr>
          <w:rStyle w:val="CommentReference"/>
          <w:rFonts w:ascii="Times New Roman" w:eastAsia="Times New Roman" w:hAnsi="Times New Roman" w:cs="Times New Roman"/>
          <w:sz w:val="24"/>
          <w:szCs w:val="24"/>
        </w:rPr>
        <w:commentReference w:id="118"/>
      </w:r>
      <w:commentRangeEnd w:id="115"/>
      <w:r w:rsidRPr="006F67AD">
        <w:rPr>
          <w:rStyle w:val="CommentReference"/>
          <w:rFonts w:ascii="Times New Roman" w:eastAsia="Times New Roman" w:hAnsi="Times New Roman" w:cs="Times New Roman"/>
          <w:sz w:val="24"/>
          <w:szCs w:val="24"/>
        </w:rPr>
        <w:commentReference w:id="115"/>
      </w:r>
      <w:commentRangeEnd w:id="116"/>
      <w:r w:rsidR="00765AF5" w:rsidRPr="006F67AD">
        <w:rPr>
          <w:rStyle w:val="CommentReference"/>
          <w:rFonts w:ascii="Times New Roman" w:eastAsia="Times New Roman" w:hAnsi="Times New Roman" w:cs="Times New Roman"/>
          <w:sz w:val="24"/>
          <w:szCs w:val="24"/>
        </w:rPr>
        <w:commentReference w:id="116"/>
      </w:r>
    </w:p>
    <w:p w14:paraId="4906E8A0" w14:textId="77777777" w:rsidR="00CF4241" w:rsidRPr="006F67AD" w:rsidRDefault="00000000">
      <w:pPr>
        <w:ind w:firstLine="720"/>
        <w:jc w:val="left"/>
        <w:rPr>
          <w:rFonts w:ascii="Times New Roman" w:eastAsia="Times New Roman" w:hAnsi="Times New Roman" w:cs="Times New Roman"/>
          <w:sz w:val="24"/>
          <w:szCs w:val="24"/>
        </w:rPr>
      </w:pPr>
      <w:del w:id="120" w:author="Maria Carmona-Higuita" w:date="2026-08-05T00:00:00Z">
        <w:r w:rsidRPr="006F67AD">
          <w:rPr>
            <w:rFonts w:ascii="Times New Roman" w:eastAsia="Times New Roman" w:hAnsi="Times New Roman" w:cs="Times New Roman"/>
            <w:sz w:val="24"/>
            <w:szCs w:val="24"/>
          </w:rPr>
          <w:delText xml:space="preserve">To assess the geographic shortfall (Wallacean Shortfall) we combined all the three parameters calculated by KnowBR: the final </w:delText>
        </w:r>
        <w:r w:rsidRPr="006F67AD">
          <w:rPr>
            <w:rFonts w:ascii="Times New Roman" w:eastAsia="Times New Roman" w:hAnsi="Times New Roman" w:cs="Times New Roman"/>
            <w:i/>
            <w:sz w:val="24"/>
            <w:szCs w:val="24"/>
          </w:rPr>
          <w:delText xml:space="preserve">slope </w:delText>
        </w:r>
        <w:r w:rsidRPr="006F67AD">
          <w:rPr>
            <w:rFonts w:ascii="Times New Roman" w:eastAsia="Times New Roman" w:hAnsi="Times New Roman" w:cs="Times New Roman"/>
            <w:sz w:val="24"/>
            <w:szCs w:val="24"/>
          </w:rPr>
          <w:delText xml:space="preserve">of the accumulation curve, the </w:delText>
        </w:r>
        <w:r w:rsidRPr="006F67AD">
          <w:rPr>
            <w:rFonts w:ascii="Times New Roman" w:eastAsia="Times New Roman" w:hAnsi="Times New Roman" w:cs="Times New Roman"/>
            <w:i/>
            <w:sz w:val="24"/>
            <w:szCs w:val="24"/>
          </w:rPr>
          <w:delText>completeness</w:delText>
        </w:r>
        <w:r w:rsidRPr="006F67AD">
          <w:rPr>
            <w:rFonts w:ascii="Times New Roman" w:eastAsia="Times New Roman" w:hAnsi="Times New Roman" w:cs="Times New Roman"/>
            <w:sz w:val="24"/>
            <w:szCs w:val="24"/>
          </w:rPr>
          <w:delText xml:space="preserve"> of each cell inventory, and the </w:delText>
        </w:r>
        <w:r w:rsidRPr="006F67AD">
          <w:rPr>
            <w:rFonts w:ascii="Times New Roman" w:eastAsia="Times New Roman" w:hAnsi="Times New Roman" w:cs="Times New Roman"/>
            <w:i/>
            <w:sz w:val="24"/>
            <w:szCs w:val="24"/>
          </w:rPr>
          <w:delText xml:space="preserve">ratio </w:delText>
        </w:r>
        <w:r w:rsidRPr="006F67AD">
          <w:rPr>
            <w:rFonts w:ascii="Times New Roman" w:eastAsia="Times New Roman" w:hAnsi="Times New Roman" w:cs="Times New Roman"/>
            <w:sz w:val="24"/>
            <w:szCs w:val="24"/>
          </w:rPr>
          <w:delText>between the number of database records and the number of species (R/S ratio). The default values used to distinguish well-sampled, and poorly-sampled cells or polygons were: slope &lt;0.02, completeness &gt;90% and R/S ratio &gt;15 for well-sampled spatial units, and slope &gt;0.3, completeness &lt;50% and R/S ratio &lt;3 for poorly-sampled spatial units, the cells in between these values are considered as fairly sampled.</w:delText>
        </w:r>
      </w:del>
      <w:ins w:id="121" w:author="Maria Carmona-Higuita" w:date="2026-08-05T00:00:00Z">
        <w:r w:rsidRPr="006F67AD">
          <w:rPr>
            <w:rFonts w:ascii="Times New Roman" w:eastAsia="Times New Roman" w:hAnsi="Times New Roman" w:cs="Times New Roman"/>
            <w:sz w:val="24"/>
            <w:szCs w:val="24"/>
          </w:rPr>
          <w:t xml:space="preserve">Cells were additionally classified using completeness and R/S ratio: well-sampled (completeness &amp;gt; 90% and R/S ratio &amp;gt; 15), poorly sampled (completeness &amp;lt; 50% and R/S ratio &amp;lt; 3), and fairly sampled otherwise. Although the three KnowBR metrics are theoretically distinct, they produced highly concordant cell rankings across all five families studied (Spearman ρ = 0.86–0.99 for all pairwise combinations; </w:t>
        </w:r>
        <w:r w:rsidRPr="006F67AD">
          <w:rPr>
            <w:rFonts w:ascii="Times New Roman" w:hAnsi="Times New Roman" w:cs="Times New Roman"/>
            <w:sz w:val="24"/>
            <w:szCs w:val="24"/>
          </w:rPr>
          <w:t>Supplementary Table S1</w:t>
        </w:r>
      </w:ins>
      <w:del w:id="123" w:author="Maria Carmona-Higuita" w:date="2026-08-05T00:00:00Z">
        <w:r w:rsidRPr="006F67AD">
          <w:rPr>
            <w:rFonts w:ascii="Times New Roman" w:eastAsia="Times New Roman" w:hAnsi="Times New Roman" w:cs="Times New Roman"/>
            <w:i/>
            <w:sz w:val="24"/>
            <w:szCs w:val="24"/>
          </w:rPr>
          <w:delText xml:space="preserve">slope </w:delText>
        </w:r>
        <w:r w:rsidRPr="006F67AD">
          <w:rPr>
            <w:rFonts w:ascii="Times New Roman" w:eastAsia="Times New Roman" w:hAnsi="Times New Roman" w:cs="Times New Roman"/>
            <w:sz w:val="24"/>
            <w:szCs w:val="24"/>
          </w:rPr>
          <w:delText xml:space="preserve">of the accumulation curve, the </w:delText>
        </w:r>
        <w:r w:rsidRPr="006F67AD">
          <w:rPr>
            <w:rFonts w:ascii="Times New Roman" w:eastAsia="Times New Roman" w:hAnsi="Times New Roman" w:cs="Times New Roman"/>
            <w:i/>
            <w:sz w:val="24"/>
            <w:szCs w:val="24"/>
          </w:rPr>
          <w:delText>completeness</w:delText>
        </w:r>
        <w:r w:rsidRPr="006F67AD">
          <w:rPr>
            <w:rFonts w:ascii="Times New Roman" w:eastAsia="Times New Roman" w:hAnsi="Times New Roman" w:cs="Times New Roman"/>
            <w:sz w:val="24"/>
            <w:szCs w:val="24"/>
          </w:rPr>
          <w:delText xml:space="preserve"> of each cell inventory, and the </w:delText>
        </w:r>
        <w:r w:rsidRPr="006F67AD">
          <w:rPr>
            <w:rFonts w:ascii="Times New Roman" w:eastAsia="Times New Roman" w:hAnsi="Times New Roman" w:cs="Times New Roman"/>
            <w:i/>
            <w:sz w:val="24"/>
            <w:szCs w:val="24"/>
          </w:rPr>
          <w:delText xml:space="preserve">ratio </w:delText>
        </w:r>
        <w:r w:rsidRPr="006F67AD">
          <w:rPr>
            <w:rFonts w:ascii="Times New Roman" w:eastAsia="Times New Roman" w:hAnsi="Times New Roman" w:cs="Times New Roman"/>
            <w:sz w:val="24"/>
            <w:szCs w:val="24"/>
          </w:rPr>
          <w:delText>between the number of database records and the number of species (R/S ratio). The default values used to distinguish well-sampled, and poorly-sampled cells or polygons were: slope &lt;0.02, completeness &gt;90% and R/S ratio &gt;15 for well-sampled spatial units, and slope &gt;0.3, completeness &lt;50% and R/S ratio &lt;3 for poorly-sampled spatial units, the cells in between these values are considered as fairly sampled.</w:delText>
        </w:r>
      </w:del>
      <w:ins w:id="124" w:author="Maria Carmona-Higuita" w:date="2026-08-05T00:00:00Z">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sz w:val="24"/>
            <w:szCs w:val="24"/>
          </w:rPr>
          <w:lastRenderedPageBreak/>
          <w:t>confirming that they capture the same underlying signal of distributional knowledge gaps. We therefore treat the three metrics as convergent evidence of the Wallacean shortfall rather than independent measures.</w:t>
        </w:r>
      </w:ins>
    </w:p>
    <w:p w14:paraId="29172D46" w14:textId="77777777" w:rsidR="00CF4241" w:rsidRPr="006F67AD" w:rsidRDefault="00000000">
      <w:pPr>
        <w:ind w:firstLine="720"/>
        <w:jc w:val="left"/>
        <w:rPr>
          <w:rFonts w:ascii="Times New Roman" w:eastAsia="Times New Roman" w:hAnsi="Times New Roman" w:cs="Times New Roman"/>
          <w:color w:val="000000"/>
          <w:sz w:val="24"/>
          <w:szCs w:val="24"/>
        </w:rPr>
      </w:pPr>
      <w:commentRangeStart w:id="125"/>
      <w:r w:rsidRPr="006F67AD">
        <w:rPr>
          <w:rFonts w:ascii="Times New Roman" w:eastAsia="Times New Roman" w:hAnsi="Times New Roman" w:cs="Times New Roman"/>
          <w:color w:val="000000"/>
          <w:sz w:val="24"/>
          <w:szCs w:val="24"/>
        </w:rPr>
        <w:t>All analyses were performed using a Lambert azimuthal equal-area projection, while visualization was reprojected to Behrman equal-area projection to avoid distortion far from the tropics. We removed poorly sampled grid cells containing less than 10 records overall for all analyses.</w:t>
      </w:r>
      <w:commentRangeEnd w:id="125"/>
      <w:r w:rsidRPr="006F67AD">
        <w:rPr>
          <w:rStyle w:val="CommentReference"/>
          <w:rFonts w:ascii="Times New Roman" w:hAnsi="Times New Roman" w:cs="Times New Roman"/>
          <w:sz w:val="24"/>
          <w:szCs w:val="24"/>
        </w:rPr>
        <w:commentReference w:id="125"/>
      </w:r>
      <w:ins w:id="126" w:author="Maria Carmona-Higuita" w:date="2026-08-05T00:00:00Z">
        <w:r w:rsidRPr="006F67AD">
          <w:rPr>
            <w:rFonts w:ascii="Times New Roman" w:hAnsi="Times New Roman" w:cs="Times New Roman"/>
            <w:sz w:val="24"/>
            <w:szCs w:val="24"/>
          </w:rPr>
          <w:t xml:space="preserve"> To assess the robustness of this threshold, we repeated the completeness categorisation across thresholds of 5 to 30 records per cell; the spatial rankings of cells were identical across all tested thresholds (Spearman ρ = 1.00), and the threshold of n ≥ 10 retained 94.3% of cells with KnowBR estimators (n = 2,389 cells; Appendix S2, Table S2.1) and covered the spatial extent of sampled regions across the Neotropics (Appendix S4, Fig. S4.1).</w:t>
        </w:r>
      </w:ins>
    </w:p>
    <w:p w14:paraId="7930A686" w14:textId="77777777" w:rsidR="00CF4241" w:rsidRPr="006F67AD" w:rsidRDefault="00000000">
      <w:pPr>
        <w:pStyle w:val="Heading2"/>
      </w:pPr>
      <w:r w:rsidRPr="006F67AD">
        <w:t>3. Spatial and family patterns of biodiversity shortfalls</w:t>
      </w:r>
    </w:p>
    <w:p w14:paraId="5A71698D" w14:textId="77777777" w:rsidR="00CF4241" w:rsidRPr="006F67AD" w:rsidRDefault="00000000">
      <w:pPr>
        <w:jc w:val="left"/>
        <w:rPr>
          <w:rFonts w:ascii="Times New Roman" w:eastAsia="Times New Roman" w:hAnsi="Times New Roman" w:cs="Times New Roman"/>
          <w:color w:val="000000"/>
          <w:sz w:val="24"/>
          <w:szCs w:val="24"/>
        </w:rPr>
      </w:pPr>
      <w:del w:id="127" w:author="Maria Carmona-Higuita" w:date="2026-08-06T00:00:00Z">
        <w:r w:rsidRPr="006F67AD">
          <w:rPr>
            <w:rFonts w:ascii="Times New Roman" w:hAnsi="Times New Roman" w:cs="Times New Roman"/>
            <w:sz w:val="24"/>
            <w:szCs w:val="24"/>
          </w:rPr>
          <w:delText>We first examined the spatial distribution of occurrence records to identify potential biases in data availability across biogeographic provinces (as defined in Morrone et al., 2022).</w:delText>
        </w:r>
      </w:del>
      <w:ins w:id="128" w:author="Maria Carmona-Higuita" w:date="2026-08-06T00:00:00Z">
        <w:r w:rsidRPr="006F67AD">
          <w:rPr>
            <w:rFonts w:ascii="Times New Roman" w:hAnsi="Times New Roman" w:cs="Times New Roman"/>
            <w:sz w:val="24"/>
            <w:szCs w:val="24"/>
          </w:rPr>
          <w:t xml:space="preserve">We first examined the spatial distribution of occurrence records to identify potential biases in data availability across biogeographic provinces </w:t>
        </w:r>
        <w:del w:id="129" w:author="Maria Carmona-Higuita" w:date="2026-08-06T00:00:00Z">
          <w:r w:rsidRPr="006F67AD">
            <w:rPr>
              <w:rFonts w:ascii="Times New Roman" w:hAnsi="Times New Roman" w:cs="Times New Roman"/>
              <w:sz w:val="24"/>
              <w:szCs w:val="24"/>
            </w:rPr>
            <w:delText>(as defined in Morrone et al., 2022)</w:delText>
          </w:r>
        </w:del>
        <w:r w:rsidRPr="006F67AD">
          <w:rPr>
            <w:rFonts w:ascii="Times New Roman" w:hAnsi="Times New Roman" w:cs="Times New Roman"/>
            <w:sz w:val="24"/>
            <w:szCs w:val="24"/>
          </w:rPr>
          <w:t>(Morrone et al., 2022; Figure 4)</w:t>
        </w:r>
      </w:ins>
      <w:r w:rsidRPr="006F67AD">
        <w:rPr>
          <w:rFonts w:ascii="Times New Roman" w:hAnsi="Times New Roman" w:cs="Times New Roman"/>
          <w:sz w:val="24"/>
          <w:szCs w:val="24"/>
        </w:rPr>
        <w:t>, following the approach of Oliveira et al. (2016).</w:t>
      </w:r>
      <w:commentRangeStart w:id="130"/>
      <w:r>
        <w:rPr>
          <w:rFonts w:ascii="Times New Roman" w:eastAsia="Times New Roman" w:hAnsi="Times New Roman" w:cs="Times New Roman"/>
          <w:color w:val="000000"/>
          <w:sz w:val="24"/>
          <w:szCs w:val="24"/>
        </w:rPr>
        <w:t xml:space="preserve"> </w:t>
      </w:r>
      <w:del w:id="386" w:author="Maria Carmona-Higuita" w:date="2026-08-07T00:00:00Z">
        <w:r>
          <w:rPr>
            <w:rFonts w:ascii="Times New Roman" w:eastAsia="Times New Roman" w:hAnsi="Times New Roman" w:cs="Times New Roman"/>
            <w:color w:val="000000"/>
            <w:sz w:val="24"/>
            <w:szCs w:val="24"/>
          </w:rPr>
          <w:delText>We quantified the density of records per province and assessed whether data collection was skewed toward specific areas</w:delText>
        </w:r>
      </w:del>
      <w:ins w:id="387" w:author="Maria Carmona-Higuita" w:date="2026-08-07T00:00:00Z">
        <w:r>
          <w:rPr>
            <w:rFonts w:ascii="Times New Roman" w:eastAsia="Times New Roman" w:hAnsi="Times New Roman" w:cs="Times New Roman"/>
            <w:color w:val="000000"/>
            <w:sz w:val="24"/>
            <w:szCs w:val="24"/>
          </w:rPr>
          <w:t>We quantified record density as the number of georeferenced occurrence records per 10,000 km² within each biogeographic province (with province areas derived from the spatial layer of Morrone et al., 2022) and assessed whether data collection was skewed toward specific areas</w:t>
        </w:r>
      </w:ins>
      <w:r>
        <w:rPr>
          <w:rFonts w:ascii="Times New Roman" w:eastAsia="Times New Roman" w:hAnsi="Times New Roman" w:cs="Times New Roman"/>
          <w:color w:val="000000"/>
          <w:sz w:val="24"/>
          <w:szCs w:val="24"/>
        </w:rPr>
        <w:t xml:space="preserve">, for instance related to greater accessibility or higher research investment. We assessed spatial patterns of shortfalls by examining how </w:t>
      </w:r>
      <w:commentRangeEnd w:id="130"/>
      <w:r w:rsidRPr="006F67AD">
        <w:rPr>
          <w:rStyle w:val="CommentReference"/>
          <w:rFonts w:ascii="Times New Roman" w:eastAsia="Times New Roman" w:hAnsi="Times New Roman" w:cs="Times New Roman"/>
          <w:color w:val="000000"/>
          <w:sz w:val="24"/>
          <w:szCs w:val="24"/>
        </w:rPr>
        <w:commentReference w:id="130"/>
      </w:r>
      <w:del w:id="131" w:author="Maria Carmona-Higuita" w:date="2026-08-05T00:00:00Z">
        <w:r w:rsidRPr="006F67AD">
          <w:rPr>
            <w:rFonts w:ascii="Times New Roman" w:eastAsia="Times New Roman" w:hAnsi="Times New Roman" w:cs="Times New Roman"/>
            <w:color w:val="000000"/>
            <w:sz w:val="24"/>
            <w:szCs w:val="24"/>
          </w:rPr>
          <w:delText>both taxonomic and geographic shortfalls</w:delText>
        </w:r>
      </w:del>
      <w:ins w:id="132" w:author="Maria Carmona-Higuita" w:date="2026-08-05T00:00:00Z">
        <w:r w:rsidRPr="006F67AD">
          <w:rPr>
            <w:rFonts w:ascii="Times New Roman" w:eastAsia="Times New Roman" w:hAnsi="Times New Roman" w:cs="Times New Roman"/>
            <w:color w:val="000000"/>
            <w:sz w:val="24"/>
            <w:szCs w:val="24"/>
          </w:rPr>
          <w:t>the Wallacean shortfall</w:t>
        </w:r>
      </w:ins>
      <w:del w:id="133" w:author="Copyeditor" w:date="2026-08-06T00:00:00Z">
        <w:r w:rsidRPr="006F67AD">
          <w:rPr>
            <w:rFonts w:ascii="Times New Roman" w:eastAsia="Times New Roman" w:hAnsi="Times New Roman" w:cs="Times New Roman"/>
            <w:color w:val="000000"/>
            <w:sz w:val="24"/>
            <w:szCs w:val="24"/>
          </w:rPr>
          <w:delText xml:space="preserve"> vary across different biogeographic provinces. We also describe</w:delText>
        </w:r>
      </w:del>
      <w:ins w:id="134" w:author="Copyeditor" w:date="2026-08-06T00:00:00Z">
        <w:r w:rsidRPr="006F67AD">
          <w:rPr>
            <w:rFonts w:ascii="Times New Roman" w:eastAsia="Times New Roman" w:hAnsi="Times New Roman" w:cs="Times New Roman"/>
            <w:color w:val="000000"/>
            <w:sz w:val="24"/>
            <w:szCs w:val="24"/>
          </w:rPr>
          <w:t xml:space="preserve"> varies across different </w:t>
        </w:r>
        <w:r w:rsidRPr="006F67AD">
          <w:rPr>
            <w:rFonts w:ascii="Times New Roman" w:eastAsia="Times New Roman" w:hAnsi="Times New Roman" w:cs="Times New Roman"/>
            <w:color w:val="000000"/>
            <w:sz w:val="24"/>
            <w:szCs w:val="24"/>
          </w:rPr>
          <w:lastRenderedPageBreak/>
          <w:t>biogeographic provinces. We also described</w:t>
        </w:r>
      </w:ins>
      <w:r w:rsidRPr="006F67AD">
        <w:rPr>
          <w:rFonts w:ascii="Times New Roman" w:eastAsia="Times New Roman" w:hAnsi="Times New Roman" w:cs="Times New Roman"/>
          <w:color w:val="000000"/>
          <w:sz w:val="24"/>
          <w:szCs w:val="24"/>
        </w:rPr>
        <w:t xml:space="preserve"> which families were most affected by </w:t>
      </w:r>
      <w:del w:id="135" w:author="Maria Carmona-Higuita" w:date="2026-08-05T00:00:00Z">
        <w:r w:rsidRPr="006F67AD">
          <w:rPr>
            <w:rFonts w:ascii="Times New Roman" w:eastAsia="Times New Roman" w:hAnsi="Times New Roman" w:cs="Times New Roman"/>
            <w:color w:val="000000"/>
            <w:sz w:val="24"/>
            <w:szCs w:val="24"/>
          </w:rPr>
          <w:delText>taxonomic and geographic shortfalls</w:delText>
        </w:r>
      </w:del>
      <w:ins w:id="136" w:author="Maria Carmona-Higuita" w:date="2026-08-05T00:00:00Z">
        <w:r w:rsidRPr="006F67AD">
          <w:rPr>
            <w:rFonts w:ascii="Times New Roman" w:eastAsia="Times New Roman" w:hAnsi="Times New Roman" w:cs="Times New Roman"/>
            <w:color w:val="000000"/>
            <w:sz w:val="24"/>
            <w:szCs w:val="24"/>
          </w:rPr>
          <w:t>the Wallacean shortfall</w:t>
        </w:r>
      </w:ins>
      <w:r w:rsidRPr="006F67AD">
        <w:rPr>
          <w:rFonts w:ascii="Times New Roman" w:eastAsia="Times New Roman" w:hAnsi="Times New Roman" w:cs="Times New Roman"/>
          <w:color w:val="000000"/>
          <w:sz w:val="24"/>
          <w:szCs w:val="24"/>
        </w:rPr>
        <w:t>.</w:t>
      </w:r>
    </w:p>
    <w:p>
      <w:pPr>
        <w:pStyle w:val="Heading2"/>
        <w:rPr>
          <w:ins w:id="362" w:author="Maria Carmona-Higuita" w:date="2026-08-07T00:00:00Z"/>
        </w:rPr>
      </w:pPr>
      <w:ins w:id="363" w:author="Maria Carmona-Higuita" w:date="2026-08-07T00:00:00Z">
        <w:r>
          <w:t>4. Temporal trends in record accumulation</w:t>
        </w:r>
      </w:ins>
    </w:p>
    <w:p>
      <w:pPr>
        <w:rPr>
          <w:ins w:id="364" w:author="Maria Carmona-Higuita" w:date="2026-08-07T00:00:00Z"/>
        </w:rPr>
      </w:pPr>
      <w:ins w:id="365" w:author="Maria Carmona-Higuita" w:date="2026-08-07T00:00:00Z">
        <w:r>
          <w:rPr>
            <w:rFonts w:ascii="Times New Roman" w:hAnsi="Times New Roman" w:cs="Times New Roman"/>
            <w:sz w:val="24"/>
            <w:szCs w:val="24"/>
          </w:rPr>
          <w:t>We analysed temporal trends in occurrence record accumulation using all records in the occurrence database. Records were aggregated by decade based on the year of collection (1880–2020), and cumulative accumulation curves were computed for the total dataset and separately for each of the five focal VE families (Araceae, Bromeliaceae, Orchidaceae, Piperaceae, and Polypodiaceae). Decades with fewer than 10 records per family were excluded from family-level analyses. This approach allowed us to assess whether data gaps have been decreasing over time and to identify periods of intensified or reduced sampling effort across regions and taxonomic groups (see Appendix S10 in Supporting Information).</w:t>
        </w:r>
      </w:ins>
    </w:p>
    <w:p w14:paraId="4BEB1E43" w14:textId="77777777" w:rsidR="00CF4241" w:rsidRPr="006F67AD" w:rsidRDefault="00000000">
      <w:pPr>
        <w:pStyle w:val="Heading2"/>
      </w:pPr>
      <w:del w:id="137" w:author="Maria Carmona-Higuita" w:date="2026-08-06T00:00:00Z">
        <w:r w:rsidRPr="006F67AD">
          <w:delText xml:space="preserve">4. Hotspots and coldspots </w:delText>
        </w:r>
        <w:r w:rsidRPr="006F67AD">
          <w:rPr>
            <w:color w:val="000000"/>
          </w:rPr>
          <w:delText>of biodiversity shortfalls</w:delText>
        </w:r>
      </w:del>
      <w:ins w:id="138" w:author="Maria Carmona-Higuita" w:date="2026-08-06T00:00:00Z">
        <w:r>
          <w:t>5. Spatial clustering of sampling effort (Appendix S8)</w:t>
        </w:r>
      </w:ins>
    </w:p>
    <w:p w14:paraId="15F4DA97" w14:textId="77777777" w:rsidR="00CF4241" w:rsidRPr="006F67AD" w:rsidRDefault="00000000">
      <w:pPr>
        <w:jc w:val="left"/>
        <w:rPr>
          <w:rFonts w:ascii="Times New Roman" w:eastAsia="Times New Roman" w:hAnsi="Times New Roman" w:cs="Times New Roman"/>
          <w:sz w:val="24"/>
          <w:szCs w:val="24"/>
        </w:rPr>
      </w:pPr>
      <w:del w:id="139" w:author="Maria Carmona-Higuita" w:date="2026-08-06T00:00:00Z">
        <w:r w:rsidRPr="006F67AD">
          <w:rPr>
            <w:rFonts w:ascii="Times New Roman" w:eastAsia="Times New Roman" w:hAnsi="Times New Roman" w:cs="Times New Roman"/>
            <w:sz w:val="24"/>
            <w:szCs w:val="24"/>
          </w:rPr>
          <w:delText xml:space="preserve">We defined hotspots as spatial clustering of the biodiversity shortfall using the Getis-Ord Gi* statistic (Getis &amp; Ord, 1992, </w:delText>
        </w:r>
        <w:r w:rsidRPr="006F67AD">
          <w:rPr>
            <w:rFonts w:ascii="Times New Roman" w:eastAsia="Times New Roman" w:hAnsi="Times New Roman" w:cs="Times New Roman"/>
            <w:i/>
            <w:sz w:val="24"/>
            <w:szCs w:val="24"/>
          </w:rPr>
          <w:delText xml:space="preserve">sensu </w:delText>
        </w:r>
        <w:r w:rsidRPr="006F67AD">
          <w:rPr>
            <w:rFonts w:ascii="Times New Roman" w:eastAsia="Times New Roman" w:hAnsi="Times New Roman" w:cs="Times New Roman"/>
            <w:sz w:val="24"/>
            <w:szCs w:val="24"/>
          </w:rPr>
          <w:delText xml:space="preserve">Ramírez‐Barahona et al. 2023), which allows the detection of a local concentration of high and low values ​​in neighboring grids, using a focal neighbourhood size of 75 km, as implemented in the SPDEP package (Bivand &amp; Wong, 2018).  </w:delText>
        </w:r>
      </w:del>
      <w:ins w:id="140" w:author="Maria Carmona-Higuita" w:date="2026-08-05T00:00:00Z">
        <w:r w:rsidRPr="006F67AD">
          <w:rPr>
            <w:rFonts w:ascii="Times New Roman" w:eastAsia="Times New Roman" w:hAnsi="Times New Roman" w:cs="Times New Roman"/>
            <w:sz w:val="24"/>
            <w:szCs w:val="24"/>
          </w:rPr>
          <w:t xml:space="preserve">Prior to computing the Gi* statistic, completeness values were transformed to incompleteness (100 − completeness) and slope values were inverted (1 − slope), such that high Gi* values identify spatial clusters of greatest sampling deficiency. </w:t>
        </w:r>
      </w:ins>
      <w:del w:id="141" w:author="Maria Carmona-Higuita" w:date="2026-08-06T00:00:00Z">
        <w:r w:rsidRPr="006F67AD">
          <w:rPr>
            <w:rFonts w:ascii="Times New Roman" w:eastAsia="Times New Roman" w:hAnsi="Times New Roman" w:cs="Times New Roman"/>
            <w:sz w:val="24"/>
            <w:szCs w:val="24"/>
          </w:rPr>
          <w:delText>We classified the grids clustered as hotspots (Gi* &gt; 1.96) or coldspots (Gi* &lt; -1.96), with statistical significance at the 95% confidence level (based on the threshold suggested by Rossi &amp; Becker, 2019).</w:delText>
        </w:r>
      </w:del>
      <w:ins w:id="142" w:author="Maria Carmona-Higuita" w:date="2026-08-06T00:00:00Z">
        <w:r w:rsidRPr="006F67AD">
          <w:rPr>
            <w:rFonts w:ascii="Times New Roman" w:hAnsi="Times New Roman" w:cs="Times New Roman"/>
            <w:sz w:val="24"/>
            <w:szCs w:val="24"/>
          </w:rPr>
          <w:t>Spatial clustering of inventory completeness was assessed using the Getis-Ord Gi* statistic (Getis &amp; Ord, 1992; Ramirez-Barahona et al., 2023), implemented in the spdep package (Bivand &amp; Wong, 2018). Full methodology and results are presented in Appendix S5 (Supporting Information).</w:t>
        </w:r>
      </w:ins>
    </w:p>
    <w:p w14:paraId="6D729C0F" w14:textId="77777777" w:rsidR="00CF4241" w:rsidRPr="006F67AD" w:rsidRDefault="00000000">
      <w:pPr>
        <w:pStyle w:val="Heading2"/>
        <w:rPr>
          <w:del w:id="390" w:author="Maria Carmona-Higuita" w:date="2026-08-07T00:00:00Z"/>
        </w:rPr>
      </w:pPr>
      <w:commentRangeStart w:id="143"/>
      <w:del w:id="360" w:author="Maria Carmona-Higuita" w:date="2026-08-07T00:00:00Z">
        <w:r>
          <w:delText>5</w:delText>
        </w:r>
      </w:del>
      <w:del w:id="388" w:author="Maria Carmona-Higuita" w:date="2026-08-07T00:00:00Z">
        <w:r>
          <w:delText>6</w:delText>
        </w:r>
      </w:del>
      <w:del w:id="389" w:author="Maria Carmona-Higuita" w:date="2026-08-07T00:00:00Z">
        <w:r>
          <w:delText>. Resolution and data processing</w:delText>
        </w:r>
      </w:del>
      <w:commentRangeEnd w:id="143"/>
      <w:r w:rsidRPr="006F67AD">
        <w:rPr>
          <w:rStyle w:val="CommentReference"/>
          <w:sz w:val="24"/>
          <w:szCs w:val="24"/>
        </w:rPr>
        <w:commentReference w:id="143"/>
      </w:r>
    </w:p>
    <w:p w14:paraId="60D9D70B" w14:textId="77777777" w:rsidR="00CF4241" w:rsidRPr="006F67AD" w:rsidRDefault="00000000">
      <w:pPr>
        <w:jc w:val="left"/>
        <w:rPr>
          <w:rFonts w:ascii="Times New Roman" w:eastAsia="Times New Roman" w:hAnsi="Times New Roman" w:cs="Times New Roman"/>
          <w:sz w:val="24"/>
          <w:szCs w:val="24"/>
        </w:rPr>
      </w:pPr>
      <w:commentRangeStart w:id="144"/>
      <w:commentRangeStart w:id="145"/>
      <w:commentRangeStart w:id="146"/>
      <w:r>
        <w:rPr>
          <w:rFonts w:ascii="Times New Roman" w:eastAsia="Times New Roman" w:hAnsi="Times New Roman" w:cs="Times New Roman"/>
          <w:sz w:val="24"/>
          <w:szCs w:val="24"/>
        </w:rPr>
        <w:t xml:space="preserve">While our analyses </w:t>
      </w:r>
      <w:del w:id="391" w:author="Maria Carmona-Higuita" w:date="2026-08-07T00:00:00Z">
        <w:r>
          <w:rPr>
            <w:rFonts w:ascii="Times New Roman" w:eastAsia="Times New Roman" w:hAnsi="Times New Roman" w:cs="Times New Roman"/>
            <w:sz w:val="24"/>
            <w:szCs w:val="24"/>
          </w:rPr>
          <w:delText>provide insights at the biogeographic province and continental level</w:delText>
        </w:r>
      </w:del>
      <w:ins w:id="392" w:author="Maria Carmona-Higuita" w:date="2026-08-07T00:00:00Z">
        <w:r>
          <w:rPr>
            <w:rFonts w:ascii="Times New Roman" w:eastAsia="Times New Roman" w:hAnsi="Times New Roman" w:cs="Times New Roman"/>
            <w:sz w:val="24"/>
            <w:szCs w:val="24"/>
          </w:rPr>
          <w:t>characterize patterns at the biogeographic province and continental scale</w:t>
        </w:r>
      </w:ins>
      <w:r>
        <w:rPr>
          <w:rFonts w:ascii="Times New Roman" w:eastAsia="Times New Roman" w:hAnsi="Times New Roman" w:cs="Times New Roman"/>
          <w:sz w:val="24"/>
          <w:szCs w:val="24"/>
        </w:rPr>
        <w:t xml:space="preserve">, </w:t>
      </w:r>
      <w:del w:id="393" w:author="Maria Carmona-Higuita" w:date="2026-08-07T00:00:00Z">
        <w:r>
          <w:rPr>
            <w:rFonts w:ascii="Times New Roman" w:eastAsia="Times New Roman" w:hAnsi="Times New Roman" w:cs="Times New Roman"/>
            <w:sz w:val="24"/>
            <w:szCs w:val="24"/>
          </w:rPr>
          <w:delText>finer-scale resolution (15 arc-minutes or 0.25°) is necessary for practical conservation decisions (Antonelli et al., 2023).</w:delText>
        </w:r>
      </w:del>
      <w:ins w:id="394" w:author="Maria Carmona-Higuita" w:date="2026-08-07T00:00:00Z">
        <w:r>
          <w:rPr>
            <w:rFonts w:ascii="Times New Roman" w:eastAsia="Times New Roman" w:hAnsi="Times New Roman" w:cs="Times New Roman"/>
            <w:sz w:val="24"/>
            <w:szCs w:val="24"/>
          </w:rPr>
          <w:t>finer-scale resolution (15 arc-minutes, ca. 27 km at the equator) is more appropriate for country-level and priority-area conservation decisions (Antonelli et al., 2023). We used 30 arc-minutes as the primary resolution because it maximises the number of grid cells with sufficient occurrence records for reliable KnowBR estimation across the entire Neotropics; at 15 arc-minutes, the proportion of cells with ≥10 records drops substantially, reducing spatial coverage. The 15 arc-minute analysis is therefore presented as a sensitivity check confirming that spatial patterns are consistent across scales.</w:t>
        </w:r>
      </w:ins>
      <w:r>
        <w:rPr>
          <w:rFonts w:ascii="Times New Roman" w:eastAsia="Times New Roman" w:hAnsi="Times New Roman" w:cs="Times New Roman"/>
          <w:sz w:val="24"/>
          <w:szCs w:val="24"/>
        </w:rPr>
        <w:t xml:space="preserve"> Therefore, we also present the results at this finer resolution for more detailed insights (</w:t>
      </w:r>
      <w:commentRangeEnd w:id="146"/>
      <w:r w:rsidRPr="006F67AD">
        <w:rPr>
          <w:rStyle w:val="CommentReference"/>
          <w:rFonts w:ascii="Times New Roman" w:eastAsia="Times New Roman" w:hAnsi="Times New Roman" w:cs="Times New Roman"/>
          <w:sz w:val="24"/>
          <w:szCs w:val="24"/>
        </w:rPr>
        <w:commentReference w:id="146"/>
      </w:r>
      <w:commentRangeEnd w:id="145"/>
      <w:r w:rsidRPr="006F67AD">
        <w:rPr>
          <w:rStyle w:val="CommentReference"/>
          <w:rFonts w:ascii="Times New Roman" w:eastAsia="Times New Roman" w:hAnsi="Times New Roman" w:cs="Times New Roman"/>
          <w:sz w:val="24"/>
          <w:szCs w:val="24"/>
        </w:rPr>
        <w:commentReference w:id="145"/>
      </w:r>
      <w:commentRangeEnd w:id="144"/>
      <w:r w:rsidRPr="006F67AD">
        <w:rPr>
          <w:rStyle w:val="CommentReference"/>
          <w:rFonts w:ascii="Times New Roman" w:eastAsia="Times New Roman" w:hAnsi="Times New Roman" w:cs="Times New Roman"/>
          <w:sz w:val="24"/>
          <w:szCs w:val="24"/>
        </w:rPr>
        <w:commentReference w:id="144"/>
      </w:r>
      <w:del w:id="147" w:author="Copyeditor" w:date="2026-08-06T00:00:00Z">
        <w:r w:rsidRPr="006F67AD">
          <w:rPr>
            <w:rFonts w:ascii="Times New Roman" w:eastAsia="Times New Roman" w:hAnsi="Times New Roman" w:cs="Times New Roman"/>
            <w:sz w:val="24"/>
            <w:szCs w:val="24"/>
          </w:rPr>
          <w:delText>see Supplementary Information A1</w:delText>
        </w:r>
      </w:del>
      <w:ins w:id="148" w:author="Copyeditor" w:date="2026-08-06T00:00:00Z">
        <w:r w:rsidRPr="006F67AD">
          <w:rPr>
            <w:rFonts w:ascii="Times New Roman" w:eastAsia="Times New Roman" w:hAnsi="Times New Roman" w:cs="Times New Roman"/>
            <w:sz w:val="24"/>
            <w:szCs w:val="24"/>
          </w:rPr>
          <w:t>see Appendix S1, Supporting Information</w:t>
        </w:r>
      </w:ins>
      <w:r w:rsidRPr="006F67AD">
        <w:rPr>
          <w:rFonts w:ascii="Times New Roman" w:eastAsia="Times New Roman" w:hAnsi="Times New Roman" w:cs="Times New Roman"/>
          <w:sz w:val="24"/>
          <w:szCs w:val="24"/>
        </w:rPr>
        <w:t>).</w:t>
      </w:r>
    </w:p>
    <w:p w14:paraId="201BBAE8" w14:textId="77777777" w:rsidR="00CF4241" w:rsidRPr="006F67AD" w:rsidRDefault="00000000">
      <w:pPr>
        <w:ind w:firstLine="72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performed all analyses in R v.4.3.1 (R. Core Team, 2024), using the tidyverse package (Wickham et al., 2019) for data wrangling, sf (Pebesma, 2018), </w:t>
      </w:r>
      <w:del w:id="350" w:author="Maria Carmona-Higuita" w:date="2026-08-07T00:00:00Z">
        <w:r>
          <w:rPr>
            <w:rFonts w:ascii="Times New Roman" w:eastAsia="Times New Roman" w:hAnsi="Times New Roman" w:cs="Times New Roman"/>
            <w:sz w:val="24"/>
            <w:szCs w:val="24"/>
          </w:rPr>
          <w:delText xml:space="preserve">rgdal (Bivand et al., 2021), </w:delText>
        </w:r>
      </w:del>
      <w:r>
        <w:rPr>
          <w:rFonts w:ascii="Times New Roman" w:eastAsia="Times New Roman" w:hAnsi="Times New Roman" w:cs="Times New Roman"/>
          <w:sz w:val="24"/>
          <w:szCs w:val="24"/>
        </w:rPr>
        <w:t xml:space="preserve">and raster (Hijmans, 2021) for spatial analyses, and ggplot2 for visualizations (Wickham, 2009).</w:t>
      </w:r>
    </w:p>
    <w:p w14:paraId="62DE1E10" w14:textId="77777777" w:rsidR="00CF4241" w:rsidRPr="006F67AD" w:rsidRDefault="00000000">
      <w:pPr>
        <w:pStyle w:val="Heading1"/>
      </w:pPr>
      <w:r w:rsidRPr="006F67AD">
        <w:t>RESULTS</w:t>
      </w:r>
    </w:p>
    <w:p w14:paraId="7E342619" w14:textId="77777777" w:rsidR="00CF4241" w:rsidRPr="006F67AD" w:rsidRDefault="00000000">
      <w:pPr>
        <w:pStyle w:val="Heading2"/>
      </w:pPr>
      <w:r w:rsidRPr="006F67AD">
        <w:t>1. Spatial patterns of biodiversity shortfalls</w:t>
      </w:r>
    </w:p>
    <w:p w14:paraId="31A68891" w14:textId="44666CDA" w:rsidR="00CF4241" w:rsidRPr="006F67AD" w:rsidRDefault="00000000">
      <w:pPr>
        <w:pBdr>
          <w:top w:val="nil"/>
          <w:left w:val="nil"/>
          <w:bottom w:val="nil"/>
          <w:right w:val="nil"/>
          <w:between w:val="nil"/>
        </w:pBd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We found that 51.8% of the Neotropical grid cells (n = 8,520) contain georeferenced information on VE occurrence, and 40.6% of VE species in the dataset have more than 10 records. </w:t>
      </w:r>
      <w:commentRangeStart w:id="149"/>
      <w:r w:rsidRPr="006F67AD">
        <w:rPr>
          <w:rFonts w:ascii="Times New Roman" w:eastAsia="Times New Roman" w:hAnsi="Times New Roman" w:cs="Times New Roman"/>
          <w:sz w:val="24"/>
          <w:szCs w:val="24"/>
        </w:rPr>
        <w:t>The number of records per grid cell averaged 131 (sd = 725), with a median of 14, while each cell contained an average of 125 species (sd = 747), with a median of 46 species</w:t>
      </w:r>
      <w:commentRangeEnd w:id="149"/>
      <w:r w:rsidR="00F20438" w:rsidRPr="006F67AD">
        <w:rPr>
          <w:rStyle w:val="CommentReference"/>
          <w:rFonts w:ascii="Times New Roman" w:eastAsia="Times New Roman" w:hAnsi="Times New Roman" w:cs="Times New Roman"/>
          <w:sz w:val="24"/>
          <w:szCs w:val="24"/>
        </w:rPr>
        <w:commentReference w:id="149"/>
      </w:r>
      <w:r w:rsidRPr="006F67AD">
        <w:rPr>
          <w:rFonts w:ascii="Times New Roman" w:eastAsia="Times New Roman" w:hAnsi="Times New Roman" w:cs="Times New Roman"/>
          <w:sz w:val="24"/>
          <w:szCs w:val="24"/>
        </w:rPr>
        <w:t>.</w:t>
      </w:r>
      <w:ins w:id="354" w:author="Maria Carmona-Higuita" w:date="2026-08-07T00:00:00Z">
        <w:r>
          <w:rPr>
            <w:rFonts w:ascii="Times New Roman" w:eastAsia="Times New Roman" w:hAnsi="Times New Roman" w:cs="Times New Roman"/>
            <w:sz w:val="24"/>
            <w:szCs w:val="24"/>
          </w:rPr>
          <w:t xml:space="preserve"> Both distributions were strongly right-skewed (Figure S9.1), supporting the use of median rather than mean as central tendency measure.</w:t>
        </w:r>
      </w:ins>
      <w:ins w:id="150" w:author="Maria Carmona-Higuita" w:date="2026-08-05T00:00:00Z">
        <w:r w:rsidRPr="006F67AD">
          <w:rPr>
            <w:rFonts w:ascii="Times New Roman" w:eastAsia="Times New Roman" w:hAnsi="Times New Roman" w:cs="Times New Roman"/>
            <w:sz w:val="24"/>
            <w:szCs w:val="24"/>
          </w:rPr>
          <w:t xml:space="preserve"> Records per grid cell and species richness were positively correlated (Pearson r = 0.70, p &lt; 0.001; Spearman ρ = 0.95), indicating a strong influence of sampling effort on observed species richness (Oliveira et al., 2017).</w:t>
        </w:r>
      </w:ins>
      <w:r>
        <w:rPr>
          <w:rFonts w:ascii="Times New Roman" w:eastAsia="Times New Roman" w:hAnsi="Times New Roman" w:cs="Times New Roman"/>
          <w:sz w:val="24"/>
          <w:szCs w:val="24"/>
        </w:rPr>
        <w:t xml:space="preserve"> Provinces with the highest </w:t>
      </w:r>
      <w:del w:id="352" w:author="Maria Carmona-Higuita" w:date="2026-08-07T00:00:00Z">
        <w:r>
          <w:rPr>
            <w:rFonts w:ascii="Times New Roman" w:eastAsia="Times New Roman" w:hAnsi="Times New Roman" w:cs="Times New Roman"/>
            <w:sz w:val="24"/>
            <w:szCs w:val="24"/>
          </w:rPr>
          <w:delText xml:space="preserve">average</w:delText>
        </w:r>
      </w:del>
      <w:ins w:id="353" w:author="Maria Carmona-Higuita" w:date="2026-08-07T00:00:00Z">
        <w:r>
          <w:rPr>
            <w:rFonts w:ascii="Times New Roman" w:eastAsia="Times New Roman" w:hAnsi="Times New Roman" w:cs="Times New Roman"/>
            <w:sz w:val="24"/>
            <w:szCs w:val="24"/>
          </w:rPr>
          <w:t xml:space="preserve">median</w:t>
        </w:r>
      </w:ins>
      <w:del w:id="356" w:author="Maria Carmona-Higuita" w:date="2026-08-07T00:00:00Z">
        <w:r>
          <w:rPr>
            <w:rFonts w:ascii="Times New Roman" w:eastAsia="Times New Roman" w:hAnsi="Times New Roman" w:cs="Times New Roman"/>
            <w:sz w:val="24"/>
            <w:szCs w:val="24"/>
          </w:rPr>
          <w:delText xml:space="preserve"> number of occurrences per grid cell were in Central America (Puntarenas-Chiriquí, 507), followed by the south of Mexico (Trans-Mexican Volcanic Belt and Chiapas Highlands, 156), the Andean region (Cauca and Paramo provinces with 279 and 215) and the Atlantic province (194). Conversely, provinces with low data availability had the lowest median number of occurrences per grid cell (less than 10)</w:delText>
        </w:r>
      </w:del>
      <w:ins w:id="357" w:author="Maria Carmona-Higuita" w:date="2026-08-07T00:00:00Z">
        <w:r>
          <w:rPr>
            <w:rFonts w:ascii="Times New Roman" w:eastAsia="Times New Roman" w:hAnsi="Times New Roman" w:cs="Times New Roman"/>
            <w:sz w:val="24"/>
            <w:szCs w:val="24"/>
          </w:rPr>
          <w:t xml:space="preserve"> number of occurrences per grid cell were Guatuso-Talamanca (958), Cauca (481), Atlantic Forest (362), and Páramo (233) provinces. Conversely, provinces with the lowest median number of occurrences per grid cell included the Cuyan High Andean (10), Bahama (14), and Desert (14) provinces.</w:t>
        </w:r>
      </w:ins>
      <w:r w:rsidRPr="006F67AD">
        <w:rPr>
          <w:rFonts w:ascii="Times New Roman" w:eastAsia="Times New Roman" w:hAnsi="Times New Roman" w:cs="Times New Roman"/>
          <w:sz w:val="24"/>
          <w:szCs w:val="24"/>
        </w:rPr>
        <w:t>.</w:t>
      </w:r>
    </w:p>
    <w:p w14:paraId="5CD1E356" w14:textId="5959F496" w:rsidR="00CF4241" w:rsidRPr="006F67AD"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The areas with the highest species numbers generally overlapped with regions containing more occurrence records</w:t>
      </w:r>
      <w:r w:rsidR="00F20438">
        <w:rPr>
          <w:rFonts w:ascii="Times New Roman" w:eastAsia="Times New Roman" w:hAnsi="Times New Roman" w:cs="Times New Roman"/>
          <w:sz w:val="24"/>
          <w:szCs w:val="24"/>
        </w:rPr>
        <w:t xml:space="preserve"> </w:t>
      </w:r>
      <w:ins w:id="156" w:author="Copyeditor" w:date="2026-08-06T00:00:00Z">
        <w:r w:rsidRPr="006F67AD">
          <w:rPr>
            <w:rFonts w:ascii="Times New Roman" w:eastAsia="Times New Roman" w:hAnsi="Times New Roman" w:cs="Times New Roman"/>
            <w:sz w:val="24"/>
            <w:szCs w:val="24"/>
          </w:rPr>
          <w:t>(Figure 1), yet</w:t>
        </w:r>
      </w:ins>
      <w:r w:rsidRPr="006F67AD">
        <w:rPr>
          <w:rFonts w:ascii="Times New Roman" w:eastAsia="Times New Roman" w:hAnsi="Times New Roman" w:cs="Times New Roman"/>
          <w:sz w:val="24"/>
          <w:szCs w:val="24"/>
        </w:rPr>
        <w:t xml:space="preserve"> high species richness did not always correlate with high data availability (</w:t>
      </w:r>
      <w:del w:id="157" w:author="Maria Carmona-Higuita" w:date="2026-08-05T00:00:00Z">
        <w:r w:rsidRPr="006F67AD">
          <w:rPr>
            <w:rFonts w:ascii="Times New Roman" w:hAnsi="Times New Roman" w:cs="Times New Roman"/>
            <w:sz w:val="24"/>
            <w:szCs w:val="24"/>
          </w:rPr>
          <w:delText>Table TS1</w:delText>
        </w:r>
      </w:del>
      <w:ins w:id="158" w:author="Maria Carmona-Higuita" w:date="2026-08-05T00:00:00Z">
        <w:r w:rsidRPr="006F67AD">
          <w:rPr>
            <w:rFonts w:ascii="Times New Roman" w:hAnsi="Times New Roman" w:cs="Times New Roman"/>
            <w:sz w:val="24"/>
            <w:szCs w:val="24"/>
          </w:rPr>
          <w:t>Table S3</w:t>
        </w:r>
      </w:ins>
      <w:r w:rsidRPr="006F67AD">
        <w:rPr>
          <w:rFonts w:ascii="Times New Roman" w:eastAsia="Times New Roman" w:hAnsi="Times New Roman" w:cs="Times New Roman"/>
          <w:sz w:val="24"/>
          <w:szCs w:val="24"/>
        </w:rPr>
        <w:t xml:space="preserve">). </w:t>
      </w:r>
      <w:del w:id="159" w:author="Maria Carmona-Higuita" w:date="2026-08-05T00:00:00Z">
        <w:r w:rsidRPr="006F67AD">
          <w:rPr>
            <w:rFonts w:ascii="Times New Roman" w:eastAsia="Times New Roman" w:hAnsi="Times New Roman" w:cs="Times New Roman"/>
            <w:sz w:val="24"/>
            <w:szCs w:val="24"/>
          </w:rPr>
          <w:delText xml:space="preserve">A major taxonomic shortfall was observed across the study region (Figure 2), with only 15.4% of grid cells considered well-sampled. In contrast, 76.2% of the grid cells were fairly sampled, while the remaining 8.3% of grid cells classified as poorly sampled. The highest taxonomic shortfalls </w:delText>
        </w:r>
      </w:del>
      <w:ins w:id="160" w:author="Maria Carmona-Higuita" w:date="2026-08-05T00:00:00Z">
        <w:commentRangeStart w:id="161"/>
        <w:r>
          <w:rPr>
            <w:rFonts w:ascii="Times New Roman" w:eastAsia="Times New Roman" w:hAnsi="Times New Roman" w:cs="Times New Roman"/>
            <w:sz w:val="24"/>
            <w:szCs w:val="24"/>
          </w:rPr>
          <w:t xml:space="preserve">Note that provinces with the highest species richness and record counts—such as Guatuso-Talamanca and Cauca—may simultaneously show high proportions of poorly sampled cells because the shortfall is evaluated relative to the estimated species pool: species-rich provinces require proportionally more records to achieve comparable coverage. Based on the slope-based proxy, 15.4% of grid cells were well-sampled, 76.2% were fairly sampled, and 8.3% were poorly sampled (Figure 2). The greatest sampling deficiencies were found in Mexico, with the Sierra Madre Oriental (26.7%) and Transmexican Volcanic Belt (33.1%) provinces exhibiting moderate </w:t>
        </w:r>
      </w:ins>
      <w:commentRangeEnd w:id="161"/>
      <w:r w:rsidR="00F20438" w:rsidRPr="006F67AD">
        <w:rPr>
          <w:rStyle w:val="CommentReference"/>
          <w:rFonts w:ascii="Times New Roman" w:eastAsia="Times New Roman" w:hAnsi="Times New Roman" w:cs="Times New Roman"/>
          <w:sz w:val="24"/>
          <w:szCs w:val="24"/>
        </w:rPr>
        <w:commentReference w:id="161"/>
      </w:r>
      <w:ins w:id="162" w:author="Maria Carmona-Higuita" w:date="2026-08-05T00:00:00Z">
        <w:commentRangeStart w:id="163"/>
        <w:r>
          <w:rPr>
            <w:rFonts w:ascii="Times New Roman" w:eastAsia="Times New Roman" w:hAnsi="Times New Roman" w:cs="Times New Roman"/>
            <w:sz w:val="24"/>
            <w:szCs w:val="24"/>
          </w:rPr>
          <w:t>shortfalls; as well as in the Caribbean and Central America, with Puerto Rico (56.5%), Guatuso-Talamanca (42.9%) and Puntarenas-Chiriqui (37.5%) provinces showing the most severe sampling deficiencies</w:t>
        </w:r>
      </w:ins>
      <w:commentRangeEnd w:id="163"/>
      <w:r w:rsidR="00F20438" w:rsidRPr="006F67AD">
        <w:rPr>
          <w:rStyle w:val="CommentReference"/>
          <w:rFonts w:ascii="Times New Roman" w:eastAsia="Times New Roman" w:hAnsi="Times New Roman" w:cs="Times New Roman"/>
          <w:sz w:val="24"/>
          <w:szCs w:val="24"/>
        </w:rPr>
        <w:commentReference w:id="163"/>
      </w:r>
      <w:ins w:id="164" w:author="Maria Carmona-Higuita" w:date="2026-08-05T00:00:00Z">
        <w:r w:rsidRPr="006F67AD">
          <w:rPr>
            <w:rFonts w:ascii="Times New Roman" w:eastAsia="Times New Roman" w:hAnsi="Times New Roman" w:cs="Times New Roman"/>
            <w:sz w:val="24"/>
            <w:szCs w:val="24"/>
          </w:rPr>
          <w:t xml:space="preserve">. In South America, especially in Brazil, provinces such as Comechingones (50.0%), Chapada Diamantina (48.4%), Southern Espinhaco (25.8%), and Caatinga (22.9%) showed lower </w:t>
        </w:r>
        <w:commentRangeStart w:id="165"/>
        <w:del w:id="166" w:author="Maria Carmona-Higuita" w:date="2026-08-05T00:00:00Z">
          <w:r w:rsidRPr="006F67AD">
            <w:rPr>
              <w:rFonts w:ascii="Times New Roman" w:eastAsia="Times New Roman" w:hAnsi="Times New Roman" w:cs="Times New Roman"/>
              <w:sz w:val="24"/>
              <w:szCs w:val="24"/>
            </w:rPr>
            <w:delText xml:space="preserve">taxonomic </w:delText>
          </w:r>
        </w:del>
      </w:ins>
      <w:commentRangeEnd w:id="165"/>
      <w:r w:rsidR="00F20438" w:rsidRPr="006F67AD">
        <w:rPr>
          <w:rStyle w:val="CommentReference"/>
          <w:rFonts w:ascii="Times New Roman" w:eastAsia="Times New Roman" w:hAnsi="Times New Roman" w:cs="Times New Roman"/>
          <w:sz w:val="24"/>
          <w:szCs w:val="24"/>
        </w:rPr>
        <w:commentReference w:id="165"/>
      </w:r>
      <w:ins w:id="167" w:author="Maria Carmona-Higuita" w:date="2026-08-05T00:00:00Z">
        <w:del w:id="168" w:author="Maria Carmona-Higuita" w:date="2026-08-05T00:00:00Z">
          <w:r w:rsidRPr="006F67AD">
            <w:rPr>
              <w:rFonts w:ascii="Times New Roman" w:eastAsia="Times New Roman" w:hAnsi="Times New Roman" w:cs="Times New Roman"/>
              <w:sz w:val="24"/>
              <w:szCs w:val="24"/>
            </w:rPr>
            <w:delText>shortfalls</w:delText>
          </w:r>
        </w:del>
        <w:r w:rsidRPr="006F67AD">
          <w:rPr>
            <w:rFonts w:ascii="Times New Roman" w:eastAsia="Times New Roman" w:hAnsi="Times New Roman" w:cs="Times New Roman"/>
            <w:sz w:val="24"/>
            <w:szCs w:val="24"/>
          </w:rPr>
          <w:t>sampling deficiencies</w:t>
        </w:r>
      </w:ins>
      <w:del w:id="169" w:author="Maria Carmona-Higuita" w:date="2026-08-05T00:00:00Z">
        <w:r w:rsidRPr="006F67AD">
          <w:rPr>
            <w:rFonts w:ascii="Times New Roman" w:eastAsia="Times New Roman" w:hAnsi="Times New Roman" w:cs="Times New Roman"/>
            <w:sz w:val="24"/>
            <w:szCs w:val="24"/>
          </w:rPr>
          <w:delText xml:space="preserve">r taxonomic shortfall was observed across the study region (Figure 2), with only 15.4% of grid cells considered well-sampled. In contrast, 76.2% of the grid cells were fairly sampled, while the remaining 8.3% of grid cells classified as poorly sampled. The highest taxonomic shortfalls </w:delText>
        </w:r>
      </w:del>
      <w:r w:rsidRPr="006F67AD">
        <w:rPr>
          <w:rFonts w:ascii="Times New Roman" w:eastAsia="Times New Roman" w:hAnsi="Times New Roman" w:cs="Times New Roman"/>
          <w:sz w:val="24"/>
          <w:szCs w:val="24"/>
        </w:rPr>
        <w:t xml:space="preserve"> in the Cauca province, located at the southern border with Colombia (22.8%) and in the Galápagos Islands (33.3%).</w:t>
      </w:r>
    </w:p>
    <w:p w14:paraId="7B0B5113" w14:textId="77777777" w:rsidR="00CF4241" w:rsidRPr="006F67AD"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del w:id="170" w:author="Maria Carmona-Higuita" w:date="2026-08-05T00:00:00Z">
        <w:r w:rsidRPr="006F67AD">
          <w:rPr>
            <w:rFonts w:ascii="Times New Roman" w:eastAsia="Times New Roman" w:hAnsi="Times New Roman" w:cs="Times New Roman"/>
            <w:sz w:val="24"/>
            <w:szCs w:val="24"/>
          </w:rPr>
          <w:delText>Geographic shortfalls were similarly widespread</w:delText>
        </w:r>
      </w:del>
      <w:ins w:id="171" w:author="Maria Carmona-Higuita" w:date="2026-08-05T00:00:00Z">
        <w:r>
          <w:rPr>
            <w:rFonts w:ascii="Times New Roman" w:eastAsia="Times New Roman" w:hAnsi="Times New Roman" w:cs="Times New Roman"/>
            <w:sz w:val="24"/>
            <w:szCs w:val="24"/>
          </w:rPr>
          <w:t>Using the completeness and R/S ratio as proxies, the Wallacean shortfall was similarly extensive: 14% of grid cells were poorly sampled and only 0.05% were well-sampled (Figures 3 and 4). The provinces with the greatest Wallacean shortfall—those with the highest proportion of poorly sampled cells—were Venezuelan, Puntarenas-Chiriqui, Cauca, Western Ecuador, and Lesser Antilles (each with &gt;20% of cells classified as poorly sampled). By contrast, Southern Espinhaco, Cerrado, Transmexican Volcanic Belt, Sierra Madre Oriental, and Caatinga provinces showed few poorly sampled cells (&lt;4%). Provinces with the fewest records and lowest estimated species richness—Chapada Diamantina, Puerto Rico, Comechingones, Galápagos Islands, and Atacama—showed 0% poorly sampled cells, reflecting that sparse sampling can appear adequate when the estimated species pool is small.</w:t>
        </w:r>
      </w:ins>
      <w:r w:rsidRPr="006F67AD">
        <w:rPr>
          <w:rFonts w:ascii="Times New Roman" w:eastAsia="Times New Roman" w:hAnsi="Times New Roman" w:cs="Times New Roman"/>
          <w:sz w:val="24"/>
          <w:szCs w:val="24"/>
        </w:rPr>
        <w:t xml:space="preserve"> </w:t>
      </w:r>
      <w:del w:id="172" w:author="Maria Carmona-Higuita" w:date="2026-08-06T00:00:00Z">
        <w:r w:rsidRPr="006F67AD">
          <w:rPr>
            <w:rFonts w:ascii="Times New Roman" w:hAnsi="Times New Roman" w:cs="Times New Roman"/>
            <w:sz w:val="24"/>
            <w:szCs w:val="24"/>
          </w:rPr>
          <w:delText>(Figure 3), with</w:delText>
        </w:r>
      </w:del>
      <w:r w:rsidRPr="006F67AD">
        <w:rPr>
          <w:rFonts w:ascii="Times New Roman" w:eastAsia="Times New Roman" w:hAnsi="Times New Roman" w:cs="Times New Roman"/>
          <w:sz w:val="24"/>
          <w:szCs w:val="24"/>
        </w:rPr>
        <w:t xml:space="preserve"> </w:t>
      </w:r>
      <w:del w:id="174" w:author="Copyeditor" w:date="2026-08-06T00:00:00Z">
        <w:r w:rsidRPr="006F67AD">
          <w:rPr>
            <w:rFonts w:ascii="Times New Roman" w:eastAsia="Times New Roman" w:hAnsi="Times New Roman" w:cs="Times New Roman"/>
            <w:sz w:val="24"/>
            <w:szCs w:val="24"/>
          </w:rPr>
          <w:delText>14 %</w:delText>
        </w:r>
      </w:del>
      <w:del w:id="395" w:author="Maria Carmona-Higuita" w:date="2026-08-07T00:00:00Z">
        <w:r w:rsidRPr="006F67AD">
          <w:rPr>
            <w:rFonts w:ascii="Times New Roman" w:eastAsia="Times New Roman" w:hAnsi="Times New Roman" w:cs="Times New Roman"/>
            <w:sz w:val="24"/>
            <w:szCs w:val="24"/>
          </w:rPr>
          <w:delText xml:space="preserve"> of the grid cells categorized as poorly sampled and only 0.05% as well-sampled. Provinces such as Venezuelan, Puntarenas-Chiriqui, Cauca, Western Ecuador and Lesser </w:delText>
        </w:r>
      </w:del>
      <w:del w:id="396" w:author="Maria Carmona-Higuita" w:date="2026-08-07T00:00:00Z">
        <w:r w:rsidRPr="006F67AD">
          <w:rPr>
            <w:rFonts w:ascii="Times New Roman" w:eastAsia="Times New Roman" w:hAnsi="Times New Roman" w:cs="Times New Roman"/>
            <w:sz w:val="24"/>
            <w:szCs w:val="24"/>
          </w:rPr>
          <w:lastRenderedPageBreak/>
          <w:delText xml:space="preserve">Antilles provinces exhibited the largest </w:delText>
        </w:r>
      </w:del>
      <w:commentRangeStart w:id="176"/>
      <w:del w:id="397" w:author="Maria Carmona-Higuita" w:date="2026-08-07T00:00:00Z">
        <w:r w:rsidRPr="006F67AD">
          <w:rPr>
            <w:rFonts w:ascii="Times New Roman" w:eastAsia="Times New Roman" w:hAnsi="Times New Roman" w:cs="Times New Roman"/>
            <w:sz w:val="24"/>
            <w:szCs w:val="24"/>
          </w:rPr>
          <w:delText xml:space="preserve">deficits </w:delText>
        </w:r>
      </w:del>
      <w:commentRangeEnd w:id="176"/>
      <w:r w:rsidR="00F20438" w:rsidRPr="006F67AD">
        <w:rPr>
          <w:rStyle w:val="CommentReference"/>
          <w:rFonts w:ascii="Times New Roman" w:eastAsia="Times New Roman" w:hAnsi="Times New Roman" w:cs="Times New Roman"/>
          <w:sz w:val="24"/>
          <w:szCs w:val="24"/>
        </w:rPr>
        <w:commentReference w:id="176"/>
      </w:r>
      <w:del w:id="398" w:author="Maria Carmona-Higuita" w:date="2026-08-07T00:00:00Z">
        <w:r w:rsidRPr="006F67AD">
          <w:rPr>
            <w:rFonts w:ascii="Times New Roman" w:eastAsia="Times New Roman" w:hAnsi="Times New Roman" w:cs="Times New Roman"/>
            <w:sz w:val="24"/>
            <w:szCs w:val="24"/>
          </w:rPr>
          <w:delText xml:space="preserve">(over </w:delText>
        </w:r>
      </w:del>
      <w:commentRangeStart w:id="177"/>
      <w:del w:id="399" w:author="Maria Carmona-Higuita" w:date="2026-08-07T00:00:00Z">
        <w:r w:rsidRPr="006F67AD">
          <w:rPr>
            <w:rFonts w:ascii="Times New Roman" w:eastAsia="Times New Roman" w:hAnsi="Times New Roman" w:cs="Times New Roman"/>
            <w:sz w:val="24"/>
            <w:szCs w:val="24"/>
          </w:rPr>
          <w:delText>20</w:delText>
        </w:r>
      </w:del>
      <w:commentRangeEnd w:id="177"/>
      <w:r w:rsidR="00F20438" w:rsidRPr="006F67AD">
        <w:rPr>
          <w:rStyle w:val="CommentReference"/>
          <w:rFonts w:ascii="Times New Roman" w:eastAsia="Times New Roman" w:hAnsi="Times New Roman" w:cs="Times New Roman"/>
          <w:sz w:val="24"/>
          <w:szCs w:val="24"/>
        </w:rPr>
        <w:commentReference w:id="177"/>
      </w:r>
      <w:del w:id="400" w:author="Maria Carmona-Higuita" w:date="2026-08-07T00:00:00Z">
        <w:r w:rsidRPr="006F67AD">
          <w:rPr>
            <w:rFonts w:ascii="Times New Roman" w:eastAsia="Times New Roman" w:hAnsi="Times New Roman" w:cs="Times New Roman"/>
            <w:sz w:val="24"/>
            <w:szCs w:val="24"/>
          </w:rPr>
          <w:delText xml:space="preserve">% poorly sampled grid cells). Provinces with the </w:delText>
        </w:r>
      </w:del>
      <w:commentRangeStart w:id="178"/>
      <w:commentRangeStart w:id="179"/>
      <w:del w:id="401" w:author="Maria Carmona-Higuita" w:date="2026-08-07T00:00:00Z">
        <w:r w:rsidRPr="006F67AD">
          <w:rPr>
            <w:rFonts w:ascii="Times New Roman" w:eastAsia="Times New Roman" w:hAnsi="Times New Roman" w:cs="Times New Roman"/>
            <w:sz w:val="24"/>
            <w:szCs w:val="24"/>
          </w:rPr>
          <w:delText xml:space="preserve">lowest values of poorly sampled grid cells </w:delText>
        </w:r>
      </w:del>
      <w:commentRangeEnd w:id="178"/>
      <w:r w:rsidR="00F20438" w:rsidRPr="006F67AD">
        <w:rPr>
          <w:rStyle w:val="CommentReference"/>
          <w:rFonts w:ascii="Times New Roman" w:eastAsia="Times New Roman" w:hAnsi="Times New Roman" w:cs="Times New Roman"/>
          <w:sz w:val="24"/>
          <w:szCs w:val="24"/>
        </w:rPr>
        <w:commentReference w:id="178"/>
      </w:r>
      <w:commentRangeEnd w:id="179"/>
      <w:r w:rsidR="00F20438" w:rsidRPr="006F67AD">
        <w:rPr>
          <w:rStyle w:val="CommentReference"/>
          <w:rFonts w:ascii="Times New Roman" w:eastAsia="Times New Roman" w:hAnsi="Times New Roman" w:cs="Times New Roman"/>
          <w:sz w:val="24"/>
          <w:szCs w:val="24"/>
        </w:rPr>
        <w:commentReference w:id="179"/>
      </w:r>
      <w:del w:id="402" w:author="Maria Carmona-Higuita" w:date="2026-08-07T00:00:00Z">
        <w:r w:rsidRPr="006F67AD">
          <w:rPr>
            <w:rFonts w:ascii="Times New Roman" w:eastAsia="Times New Roman" w:hAnsi="Times New Roman" w:cs="Times New Roman"/>
            <w:sz w:val="24"/>
            <w:szCs w:val="24"/>
          </w:rPr>
          <w:delText xml:space="preserve">for </w:delText>
        </w:r>
      </w:del>
      <w:del w:id="180" w:author="Maria Carmona-Higuita" w:date="2026-08-05T00:00:00Z">
        <w:r w:rsidRPr="006F67AD">
          <w:rPr>
            <w:rFonts w:ascii="Times New Roman" w:eastAsia="Times New Roman" w:hAnsi="Times New Roman" w:cs="Times New Roman"/>
            <w:sz w:val="24"/>
            <w:szCs w:val="24"/>
          </w:rPr>
          <w:delText>geographic shortfall</w:delText>
        </w:r>
      </w:del>
      <w:del w:id="403" w:author="Maria Carmona-Higuita" w:date="2026-08-07T00:00:00Z">
        <w:r w:rsidRPr="006F67AD">
          <w:rPr>
            <w:rFonts w:ascii="Times New Roman" w:eastAsia="Times New Roman" w:hAnsi="Times New Roman" w:cs="Times New Roman"/>
            <w:sz w:val="24"/>
            <w:szCs w:val="24"/>
          </w:rPr>
          <w:delText xml:space="preserve"> were Southern Espinhaco, Cerrado, Transmexican Volcanic Belt, Sierra Madre Oriental and Caatinga provinces (&lt; 4%). </w:delText>
        </w:r>
      </w:del>
      <w:commentRangeStart w:id="182"/>
      <w:del w:id="404" w:author="Maria Carmona-Higuita" w:date="2026-08-07T00:00:00Z">
        <w:r w:rsidRPr="006F67AD">
          <w:rPr>
            <w:rFonts w:ascii="Times New Roman" w:eastAsia="Times New Roman" w:hAnsi="Times New Roman" w:cs="Times New Roman"/>
            <w:sz w:val="24"/>
            <w:szCs w:val="24"/>
          </w:rPr>
          <w:delText xml:space="preserve">Again provinces with the lowest number of species and records had 0% poorly sampled grid cells </w:delText>
        </w:r>
      </w:del>
      <w:commentRangeEnd w:id="182"/>
      <w:r w:rsidR="00F20438" w:rsidRPr="006F67AD">
        <w:rPr>
          <w:rStyle w:val="CommentReference"/>
          <w:rFonts w:ascii="Times New Roman" w:eastAsia="Times New Roman" w:hAnsi="Times New Roman" w:cs="Times New Roman"/>
          <w:sz w:val="24"/>
          <w:szCs w:val="24"/>
        </w:rPr>
        <w:commentReference w:id="182"/>
      </w:r>
      <w:del w:id="405" w:author="Maria Carmona-Higuita" w:date="2026-08-07T00:00:00Z">
        <w:r w:rsidRPr="006F67AD">
          <w:rPr>
            <w:rFonts w:ascii="Times New Roman" w:eastAsia="Times New Roman" w:hAnsi="Times New Roman" w:cs="Times New Roman"/>
            <w:sz w:val="24"/>
            <w:szCs w:val="24"/>
          </w:rPr>
          <w:delText>(Chapada Diamantina, Puerto Rico, Comechingones, Galapagos Islands and Atacama provinces).</w:delText>
        </w:r>
      </w:del>
    </w:p>
    <w:p w14:paraId="7C324940" w14:textId="77777777" w:rsidR="00CF4241" w:rsidRPr="006F67AD" w:rsidRDefault="00000000">
      <w:pPr>
        <w:pStyle w:val="Heading2"/>
      </w:pPr>
      <w:r w:rsidRPr="006F67AD">
        <w:t>2. Comparison of biodiversity shortfalls among families</w:t>
      </w:r>
    </w:p>
    <w:p w14:paraId="30310620" w14:textId="77777777" w:rsidR="00CF4241" w:rsidRPr="006F67AD" w:rsidRDefault="00000000">
      <w:pPr>
        <w:pBdr>
          <w:top w:val="nil"/>
          <w:left w:val="nil"/>
          <w:bottom w:val="nil"/>
          <w:right w:val="nil"/>
          <w:between w:val="nil"/>
        </w:pBdr>
        <w:jc w:val="left"/>
        <w:rPr>
          <w:rFonts w:ascii="Times New Roman" w:eastAsia="Times New Roman" w:hAnsi="Times New Roman" w:cs="Times New Roman"/>
          <w:sz w:val="24"/>
          <w:szCs w:val="24"/>
        </w:rPr>
      </w:pPr>
      <w:del w:id="183" w:author="Maria Carmona-Higuita" w:date="2026-08-06T00:00:00Z">
        <w:r w:rsidRPr="006F67AD">
          <w:rPr>
            <w:rFonts w:ascii="Times New Roman" w:eastAsia="Times New Roman" w:hAnsi="Times New Roman" w:cs="Times New Roman"/>
            <w:sz w:val="24"/>
            <w:szCs w:val="24"/>
          </w:rPr>
          <w:delText xml:space="preserve">On average, the Orchidaceae family had an average of 140 species recorded per cell, while Bromeliaceae, Araceae, Piperaceae, and Polypodiaceae had much lower species numbers on average, ranging between 24 and 34 species per grid cell. </w:delText>
        </w:r>
      </w:del>
      <w:del w:id="184" w:author="Maria Carmona-Higuita" w:date="2026-08-05T00:00:00Z">
        <w:r w:rsidRPr="006F67AD">
          <w:rPr>
            <w:rFonts w:ascii="Times New Roman" w:eastAsia="Times New Roman" w:hAnsi="Times New Roman" w:cs="Times New Roman"/>
            <w:sz w:val="24"/>
            <w:szCs w:val="24"/>
          </w:rPr>
          <w:delText>Taxonomic shortfalls vary among families</w:delText>
        </w:r>
      </w:del>
      <w:ins w:id="185" w:author="Maria Carmona-Higuita" w:date="2026-08-05T00:00:00Z">
        <w:r>
          <w:rPr>
            <w:rFonts w:ascii="Times New Roman" w:eastAsia="Times New Roman" w:hAnsi="Times New Roman" w:cs="Times New Roman"/>
            <w:sz w:val="24"/>
            <w:szCs w:val="24"/>
          </w:rPr>
          <w:t/>
        </w:r>
      </w:ins>
      <w:del w:id="186" w:author="Maria Carmona-Higuita" w:date="2026-08-06T00:00:00Z">
        <w:r w:rsidRPr="006F67AD">
          <w:rPr>
            <w:rFonts w:ascii="Times New Roman" w:eastAsia="Times New Roman" w:hAnsi="Times New Roman" w:cs="Times New Roman"/>
            <w:sz w:val="24"/>
            <w:szCs w:val="24"/>
          </w:rPr>
          <w:delText xml:space="preserve">. Bromeliaceae (16.7%) and Araceae (16.6%) had the highest percentages of poorly sampled </w:delText>
        </w:r>
      </w:del>
      <w:del w:id="187" w:author="Maria Carmona-Higuita" w:date="2026-08-05T00:00:00Z">
        <w:r w:rsidRPr="006F67AD">
          <w:rPr>
            <w:rFonts w:ascii="Times New Roman" w:eastAsia="Times New Roman" w:hAnsi="Times New Roman" w:cs="Times New Roman"/>
            <w:sz w:val="24"/>
            <w:szCs w:val="24"/>
          </w:rPr>
          <w:delText>species</w:delText>
        </w:r>
      </w:del>
      <w:del w:id="188" w:author="Maria Carmona-Higuita" w:date="2026-08-06T00:00:00Z">
        <w:r w:rsidRPr="006F67AD">
          <w:rPr>
            <w:rFonts w:ascii="Times New Roman" w:eastAsia="Times New Roman" w:hAnsi="Times New Roman" w:cs="Times New Roman"/>
            <w:sz w:val="24"/>
            <w:szCs w:val="24"/>
          </w:rPr>
          <w:delText xml:space="preserve">, while Orchidaceae (3.8%) had the lowest, followed by Piperaceae (9.8%) and Polypodiaceae (12.4%). </w:delText>
        </w:r>
        <w:commentRangeStart w:id="189"/>
        <w:r w:rsidRPr="006F67AD">
          <w:rPr>
            <w:rFonts w:ascii="Times New Roman" w:eastAsia="Times New Roman" w:hAnsi="Times New Roman" w:cs="Times New Roman"/>
            <w:sz w:val="24"/>
            <w:szCs w:val="24"/>
          </w:rPr>
          <w:delText xml:space="preserve">For well-sampled grid-cells </w:delText>
        </w:r>
      </w:del>
      <w:del w:id="190" w:author="Maria Carmona-Higuita" w:date="2026-08-05T00:00:00Z">
        <w:r w:rsidRPr="006F67AD">
          <w:rPr>
            <w:rFonts w:ascii="Times New Roman" w:eastAsia="Times New Roman" w:hAnsi="Times New Roman" w:cs="Times New Roman"/>
            <w:sz w:val="24"/>
            <w:szCs w:val="24"/>
          </w:rPr>
          <w:delText>in terms of taxonomic shortfall</w:delText>
        </w:r>
      </w:del>
      <w:del w:id="191" w:author="Maria Carmona-Higuita" w:date="2026-08-06T00:00:00Z">
        <w:r w:rsidRPr="006F67AD">
          <w:rPr>
            <w:rFonts w:ascii="Times New Roman" w:eastAsia="Times New Roman" w:hAnsi="Times New Roman" w:cs="Times New Roman"/>
            <w:sz w:val="24"/>
            <w:szCs w:val="24"/>
          </w:rPr>
          <w:delText xml:space="preserve">, </w:delText>
        </w:r>
      </w:del>
      <w:commentRangeEnd w:id="189"/>
      <w:r w:rsidR="00F20438" w:rsidRPr="006F67AD">
        <w:rPr>
          <w:rStyle w:val="CommentReference"/>
          <w:rFonts w:ascii="Times New Roman" w:eastAsia="Times New Roman" w:hAnsi="Times New Roman" w:cs="Times New Roman"/>
          <w:sz w:val="24"/>
          <w:szCs w:val="24"/>
        </w:rPr>
        <w:commentReference w:id="189"/>
      </w:r>
      <w:del w:id="192" w:author="Maria Carmona-Higuita" w:date="2026-08-06T00:00:00Z">
        <w:r w:rsidRPr="006F67AD">
          <w:rPr>
            <w:rFonts w:ascii="Times New Roman" w:eastAsia="Times New Roman" w:hAnsi="Times New Roman" w:cs="Times New Roman"/>
            <w:sz w:val="24"/>
            <w:szCs w:val="24"/>
          </w:rPr>
          <w:delText xml:space="preserve">Orchidaceae had the highest percentage (19.5%), followed by Polypodiaceae (8.7%), Piperaceae (6.2%), Bromeliaceae (5.7%), and Araceae (3.5%). Most grid cells across families remain in the fairly sampled category, ranging from 76.6% in Orchidaceae to 84% in Piperaceae, indicating </w:delText>
        </w:r>
        <w:commentRangeStart w:id="193"/>
        <w:r w:rsidRPr="006F67AD">
          <w:rPr>
            <w:rFonts w:ascii="Times New Roman" w:eastAsia="Times New Roman" w:hAnsi="Times New Roman" w:cs="Times New Roman"/>
            <w:sz w:val="24"/>
            <w:szCs w:val="24"/>
          </w:rPr>
          <w:delText xml:space="preserve">moderate species discovery potential </w:delText>
        </w:r>
      </w:del>
      <w:commentRangeEnd w:id="193"/>
      <w:r w:rsidR="00F20438" w:rsidRPr="006F67AD">
        <w:rPr>
          <w:rStyle w:val="CommentReference"/>
          <w:rFonts w:ascii="Times New Roman" w:eastAsia="Times New Roman" w:hAnsi="Times New Roman" w:cs="Times New Roman"/>
          <w:sz w:val="24"/>
          <w:szCs w:val="24"/>
        </w:rPr>
        <w:commentReference w:id="193"/>
      </w:r>
      <w:del w:id="194" w:author="Maria Carmona-Higuita" w:date="2026-08-06T00:00:00Z">
        <w:r w:rsidRPr="006F67AD">
          <w:rPr>
            <w:rFonts w:ascii="Times New Roman" w:eastAsia="Times New Roman" w:hAnsi="Times New Roman" w:cs="Times New Roman"/>
            <w:sz w:val="24"/>
            <w:szCs w:val="24"/>
          </w:rPr>
          <w:delText>(Figure 2).</w:delText>
        </w:r>
      </w:del>
      <w:ins w:id="195" w:author="Maria Carmona-Higuita" w:date="2026-08-06T00:00:00Z">
        <w:r>
          <w:rPr>
            <w:rFonts w:ascii="Times New Roman" w:hAnsi="Times New Roman" w:cs="Times New Roman"/>
            <w:sz w:val="24"/>
            <w:szCs w:val="24"/>
          </w:rPr>
          <w:t>Under the slope-based proxy, Orchidaceae had the highest proportion of well-sampled cells (19.5%), consistent with its status as the most species-rich VE family (~140 species per grid cell on average). In contrast, Bromeliaceae (16.7%) and Araceae (16.6%) showed the highest proportions of poorly sampled cells. Across all families, the majority of grid cells were classified as fairly sampled (76.6–84%; Figure 2).</w:t>
        </w:r>
      </w:ins>
    </w:p>
    <w:p w14:paraId="63C4C66D" w14:textId="77777777" w:rsidR="00CF4241" w:rsidRPr="006F67AD" w:rsidRDefault="00000000">
      <w:pPr>
        <w:pBdr>
          <w:top w:val="nil"/>
          <w:left w:val="nil"/>
          <w:bottom w:val="nil"/>
          <w:right w:val="nil"/>
          <w:between w:val="nil"/>
        </w:pBdr>
        <w:ind w:firstLine="720"/>
        <w:jc w:val="left"/>
        <w:rPr>
          <w:rFonts w:ascii="Times New Roman" w:eastAsia="Times New Roman" w:hAnsi="Times New Roman" w:cs="Times New Roman"/>
          <w:sz w:val="24"/>
          <w:szCs w:val="24"/>
        </w:rPr>
      </w:pPr>
      <w:commentRangeStart w:id="196"/>
      <w:del w:id="197" w:author="Maria Carmona-Higuita" w:date="2026-08-05T00:00:00Z">
        <w:r w:rsidRPr="006F67AD">
          <w:rPr>
            <w:rFonts w:ascii="Times New Roman" w:eastAsia="Times New Roman" w:hAnsi="Times New Roman" w:cs="Times New Roman"/>
            <w:sz w:val="24"/>
            <w:szCs w:val="24"/>
          </w:rPr>
          <w:delText>Regarding geographic shortfall</w:delText>
        </w:r>
      </w:del>
      <w:commentRangeEnd w:id="196"/>
      <w:r w:rsidR="00F20438" w:rsidRPr="006F67AD">
        <w:rPr>
          <w:rStyle w:val="CommentReference"/>
          <w:rFonts w:ascii="Times New Roman" w:eastAsia="Times New Roman" w:hAnsi="Times New Roman" w:cs="Times New Roman"/>
          <w:sz w:val="24"/>
          <w:szCs w:val="24"/>
        </w:rPr>
        <w:commentReference w:id="196"/>
      </w:r>
      <w:del w:id="198" w:author="Maria Carmona-Higuita" w:date="2026-08-06T00:00:00Z">
        <w:r w:rsidRPr="006F67AD">
          <w:rPr>
            <w:rFonts w:ascii="Times New Roman" w:eastAsia="Times New Roman" w:hAnsi="Times New Roman" w:cs="Times New Roman"/>
            <w:sz w:val="24"/>
            <w:szCs w:val="24"/>
          </w:rPr>
          <w:delText xml:space="preserve">, </w:delText>
        </w:r>
        <w:commentRangeStart w:id="199"/>
        <w:r w:rsidRPr="006F67AD">
          <w:rPr>
            <w:rFonts w:ascii="Times New Roman" w:eastAsia="Times New Roman" w:hAnsi="Times New Roman" w:cs="Times New Roman"/>
            <w:sz w:val="24"/>
            <w:szCs w:val="24"/>
          </w:rPr>
          <w:delText>well-sampled cells were rare among families</w:delText>
        </w:r>
      </w:del>
      <w:commentRangeEnd w:id="199"/>
      <w:r w:rsidR="00F20438" w:rsidRPr="006F67AD">
        <w:rPr>
          <w:rStyle w:val="CommentReference"/>
          <w:rFonts w:ascii="Times New Roman" w:eastAsia="Times New Roman" w:hAnsi="Times New Roman" w:cs="Times New Roman"/>
          <w:sz w:val="24"/>
          <w:szCs w:val="24"/>
        </w:rPr>
        <w:commentReference w:id="199"/>
      </w:r>
      <w:del w:id="200" w:author="Maria Carmona-Higuita" w:date="2026-08-06T00:00:00Z">
        <w:r w:rsidRPr="006F67AD">
          <w:rPr>
            <w:rFonts w:ascii="Times New Roman" w:eastAsia="Times New Roman" w:hAnsi="Times New Roman" w:cs="Times New Roman"/>
            <w:sz w:val="24"/>
            <w:szCs w:val="24"/>
          </w:rPr>
          <w:delText xml:space="preserve">. Poorly-sampled grid cells were most frequent for Orchidaceae (17.6%) and least frequent for Araceae (2.4%), while </w:delText>
        </w:r>
        <w:commentRangeStart w:id="201"/>
        <w:r w:rsidRPr="006F67AD">
          <w:rPr>
            <w:rFonts w:ascii="Times New Roman" w:eastAsia="Times New Roman" w:hAnsi="Times New Roman" w:cs="Times New Roman"/>
            <w:sz w:val="24"/>
            <w:szCs w:val="24"/>
          </w:rPr>
          <w:delText xml:space="preserve">Araceae </w:delText>
        </w:r>
      </w:del>
      <w:commentRangeEnd w:id="201"/>
      <w:r w:rsidR="00F20438" w:rsidRPr="006F67AD">
        <w:rPr>
          <w:rStyle w:val="CommentReference"/>
          <w:rFonts w:ascii="Times New Roman" w:eastAsia="Times New Roman" w:hAnsi="Times New Roman" w:cs="Times New Roman"/>
          <w:sz w:val="24"/>
          <w:szCs w:val="24"/>
        </w:rPr>
        <w:commentReference w:id="201"/>
      </w:r>
      <w:del w:id="202" w:author="Maria Carmona-Higuita" w:date="2026-08-06T00:00:00Z">
        <w:r w:rsidRPr="006F67AD">
          <w:rPr>
            <w:rFonts w:ascii="Times New Roman" w:eastAsia="Times New Roman" w:hAnsi="Times New Roman" w:cs="Times New Roman"/>
            <w:sz w:val="24"/>
            <w:szCs w:val="24"/>
          </w:rPr>
          <w:delText xml:space="preserve">and Bromeliaceae had the highest proportion of well-sampled grid cells (0.13%), while </w:delText>
        </w:r>
        <w:commentRangeStart w:id="203"/>
        <w:r w:rsidRPr="006F67AD">
          <w:rPr>
            <w:rFonts w:ascii="Times New Roman" w:eastAsia="Times New Roman" w:hAnsi="Times New Roman" w:cs="Times New Roman"/>
            <w:sz w:val="24"/>
            <w:szCs w:val="24"/>
          </w:rPr>
          <w:delText xml:space="preserve">Orchidaceae had the lowest (0.03%). </w:delText>
        </w:r>
      </w:del>
      <w:commentRangeEnd w:id="203"/>
      <w:r w:rsidR="00F20438" w:rsidRPr="006F67AD">
        <w:rPr>
          <w:rStyle w:val="CommentReference"/>
          <w:rFonts w:ascii="Times New Roman" w:eastAsia="Times New Roman" w:hAnsi="Times New Roman" w:cs="Times New Roman"/>
          <w:sz w:val="24"/>
          <w:szCs w:val="24"/>
        </w:rPr>
        <w:commentReference w:id="203"/>
      </w:r>
      <w:del w:id="204" w:author="Maria Carmona-Higuita" w:date="2026-08-06T00:00:00Z">
        <w:r w:rsidRPr="006F67AD">
          <w:rPr>
            <w:rFonts w:ascii="Times New Roman" w:eastAsia="Times New Roman" w:hAnsi="Times New Roman" w:cs="Times New Roman"/>
            <w:sz w:val="24"/>
            <w:szCs w:val="24"/>
          </w:rPr>
          <w:delText xml:space="preserve">The proportion of fairly-sampled cells was generally high across all families, </w:delText>
        </w:r>
        <w:commentRangeStart w:id="205"/>
        <w:r w:rsidRPr="006F67AD">
          <w:rPr>
            <w:rFonts w:ascii="Times New Roman" w:eastAsia="Times New Roman" w:hAnsi="Times New Roman" w:cs="Times New Roman"/>
            <w:sz w:val="24"/>
            <w:szCs w:val="24"/>
          </w:rPr>
          <w:delText xml:space="preserve">ranging from 82.4% for Orchidaceae to 97.5% for Araceae </w:delText>
        </w:r>
      </w:del>
      <w:commentRangeEnd w:id="205"/>
      <w:r w:rsidR="00F20438" w:rsidRPr="006F67AD">
        <w:rPr>
          <w:rStyle w:val="CommentReference"/>
          <w:rFonts w:ascii="Times New Roman" w:eastAsia="Times New Roman" w:hAnsi="Times New Roman" w:cs="Times New Roman"/>
          <w:sz w:val="24"/>
          <w:szCs w:val="24"/>
        </w:rPr>
        <w:commentReference w:id="205"/>
      </w:r>
      <w:del w:id="206" w:author="Maria Carmona-Higuita" w:date="2026-08-06T00:00:00Z">
        <w:r w:rsidRPr="006F67AD">
          <w:rPr>
            <w:rFonts w:ascii="Times New Roman" w:eastAsia="Times New Roman" w:hAnsi="Times New Roman" w:cs="Times New Roman"/>
            <w:sz w:val="24"/>
            <w:szCs w:val="24"/>
          </w:rPr>
          <w:delText>(Figures 3).</w:delText>
        </w:r>
      </w:del>
      <w:ins w:id="207" w:author="Maria Carmona-Higuita" w:date="2026-08-06T00:00:00Z">
        <w:r>
          <w:rPr>
            <w:rFonts w:ascii="Times New Roman" w:hAnsi="Times New Roman" w:cs="Times New Roman"/>
            <w:sz w:val="24"/>
            <w:szCs w:val="24"/>
          </w:rPr>
          <w:t>Under the completeness and R/S ratio proxy (Figure 3), Orchidaceae showed the highest proportion of poorly sampled cells (17.6%), while Araceae had the lowest (2.4%). Well-sampled cells were rare across all families (&lt;0.15%), and the fairly sampled category accounted for &gt;80% of cells in each family. These values differ from the slope-based results (Figure 2) because the two proxies capture different dimensions of sampling sufficiency: the slope reflects the ongoing rate of species discovery relative to effort, while completeness and R/S ratio measure the absolute fraction of the estimated species pool that has been documented. Under these stricter criteria, Orchidaceae—despite having the most occurrence records—is most poorly sampled because its high species richness demands proportionally more records to approach full coverage. The categories (poorly, fairly, well-sampled) are mutually exclusive and sum to 100% for each proxy independently; the low proportion of well-sampled cells (&lt;0.15%) is therefore not contradicted by the 2.4% poorly sampled proportion for Araceae, as the remaining &gt;97% are classified as fairly sampled.</w:t>
        </w:r>
      </w:ins>
    </w:p>
    <w:p w14:paraId="0EFD2469" w14:textId="77777777" w:rsidR="00CF4241" w:rsidRPr="006F67AD" w:rsidRDefault="00000000">
      <w:pPr>
        <w:ind w:firstLine="720"/>
        <w:jc w:val="left"/>
        <w:rPr>
          <w:rFonts w:ascii="Times New Roman" w:eastAsia="Times New Roman" w:hAnsi="Times New Roman" w:cs="Times New Roman"/>
          <w:sz w:val="24"/>
          <w:szCs w:val="24"/>
        </w:rPr>
      </w:pPr>
      <w:del w:id="366" w:author="Maria Carmona-Higuita" w:date="2026-08-07T00:00:00Z">
        <w:r>
          <w:rPr>
            <w:rFonts w:ascii="Times New Roman" w:hAnsi="Times New Roman" w:cs="Times New Roman"/>
            <w:sz w:val="24"/>
            <w:szCs w:val="24"/>
          </w:rPr>
          <w:delText xml:space="preserve">A limitation of the data is its incomplete representation of the true biodiversity, as only about 25% of the records from Carmona-Higuita et al. (2023) passed the cleaning process, with many lacking geographic coordinates, which limits their use in spatial analyses. Moreover, 40% of the data comes from GBIF, a source known to contain inaccuracies (Zizka et al., 2020) that may result in overestimated species richness (Maldonado et al., 2015). 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delText>
        </w:r>
      </w:del>
    </w:p>
    <w:p w14:paraId="206A7756" w14:textId="77777777" w:rsidR="00CF4241" w:rsidRPr="006F67AD" w:rsidRDefault="00000000">
      <w:pPr>
        <w:pStyle w:val="Heading2"/>
      </w:pPr>
      <w:del w:id="209" w:author="Maria Carmona-Higuita" w:date="2026-08-06T00:00:00Z">
        <w:r w:rsidRPr="006F67AD">
          <w:delText>3. Hot- and Coldspots of biodiversity shortfalls</w:delText>
        </w:r>
      </w:del>
    </w:p>
    <w:p w14:paraId="2F70D1A5" w14:textId="77777777" w:rsidR="00CF4241" w:rsidRPr="006F67AD" w:rsidRDefault="00000000">
      <w:pPr>
        <w:pBdr>
          <w:top w:val="nil"/>
          <w:left w:val="nil"/>
          <w:bottom w:val="nil"/>
          <w:right w:val="nil"/>
          <w:between w:val="nil"/>
        </w:pBdr>
        <w:ind w:firstLine="720"/>
        <w:jc w:val="left"/>
        <w:rPr>
          <w:rFonts w:ascii="Times New Roman" w:eastAsia="Times New Roman" w:hAnsi="Times New Roman" w:cs="Times New Roman"/>
          <w:color w:val="000000"/>
          <w:sz w:val="24"/>
          <w:szCs w:val="24"/>
        </w:rPr>
      </w:pPr>
      <w:del w:id="210" w:author="Maria Carmona-Higuita" w:date="2026-08-06T00:00:00Z">
        <w:r w:rsidRPr="006F67AD">
          <w:rPr>
            <w:rFonts w:ascii="Times New Roman" w:hAnsi="Times New Roman" w:cs="Times New Roman"/>
            <w:sz w:val="24"/>
            <w:szCs w:val="24"/>
          </w:rPr>
          <w:delText xml:space="preserve">Biodiversity shortfall hotspots are concentrated in several key regions, including the Mountainous Region of Mexico (with the Trans-Mexican Volcanic Belt, Balsas Basin, Veracruz, Sierra Madre del Sur, and Chiapas Highlands provinces), hotspots are found across diverse ecosystems such as </w:delText>
        </w:r>
        <w:commentRangeStart w:id="211"/>
        <w:r w:rsidRPr="006F67AD">
          <w:rPr>
            <w:rFonts w:ascii="Times New Roman" w:hAnsi="Times New Roman" w:cs="Times New Roman"/>
            <w:sz w:val="24"/>
            <w:szCs w:val="24"/>
          </w:rPr>
          <w:delText>the volcanic zones, semi-arid areas, and mountain ranges</w:delText>
        </w:r>
      </w:del>
      <w:commentRangeEnd w:id="211"/>
      <w:r w:rsidR="003E253D" w:rsidRPr="006F67AD">
        <w:rPr>
          <w:rStyle w:val="CommentReference"/>
          <w:rFonts w:ascii="Times New Roman" w:hAnsi="Times New Roman" w:cs="Times New Roman"/>
          <w:sz w:val="24"/>
          <w:szCs w:val="24"/>
        </w:rPr>
        <w:commentReference w:id="211"/>
      </w:r>
      <w:del w:id="212" w:author="Maria Carmona-Higuita" w:date="2026-08-06T00:00:00Z">
        <w:r w:rsidRPr="006F67AD">
          <w:rPr>
            <w:rFonts w:ascii="Times New Roman" w:hAnsi="Times New Roman" w:cs="Times New Roman"/>
            <w:sz w:val="24"/>
            <w:szCs w:val="24"/>
          </w:rPr>
          <w:delText xml:space="preserve">. In the Central American region (including the Pacific Lowlands, Guatuso-Talamanca, and Puntarenas-Chiriquí provinces), hotspots are located along the Pacific coastal strip and in mountainous regions of Costa Rica and western Panama. The Amazonian and surrounding region (including the Napo and Rondonia provinces) contains </w:delText>
        </w:r>
        <w:commentRangeStart w:id="213"/>
        <w:r w:rsidRPr="006F67AD">
          <w:rPr>
            <w:rFonts w:ascii="Times New Roman" w:hAnsi="Times New Roman" w:cs="Times New Roman"/>
            <w:sz w:val="24"/>
            <w:szCs w:val="24"/>
          </w:rPr>
          <w:delText xml:space="preserve">biodiversity-rich </w:delText>
        </w:r>
      </w:del>
      <w:commentRangeEnd w:id="213"/>
      <w:r w:rsidR="003E253D" w:rsidRPr="006F67AD">
        <w:rPr>
          <w:rStyle w:val="CommentReference"/>
          <w:rFonts w:ascii="Times New Roman" w:hAnsi="Times New Roman" w:cs="Times New Roman"/>
          <w:sz w:val="24"/>
          <w:szCs w:val="24"/>
        </w:rPr>
        <w:commentReference w:id="213"/>
      </w:r>
      <w:del w:id="214" w:author="Maria Carmona-Higuita" w:date="2026-08-06T00:00:00Z">
        <w:r w:rsidRPr="006F67AD">
          <w:rPr>
            <w:rFonts w:ascii="Times New Roman" w:hAnsi="Times New Roman" w:cs="Times New Roman"/>
            <w:sz w:val="24"/>
            <w:szCs w:val="24"/>
          </w:rPr>
          <w:delText xml:space="preserve">areas of the Ecuadorian Amazon, Colombia, Peru, Brazil, and Bolivia. In the Atlantic region of South America (including the Atlantic, Caatinga, Cerrado, and Chapada Diamantina provinces), hotspots span coastal ecosystems, semi-arid ecoregions, tropical savannas, and mountainous areas within the Cerrado. Finally, in the </w:delText>
        </w:r>
        <w:r w:rsidRPr="006F67AD">
          <w:rPr>
            <w:rFonts w:ascii="Times New Roman" w:hAnsi="Times New Roman" w:cs="Times New Roman"/>
            <w:sz w:val="24"/>
            <w:szCs w:val="24"/>
          </w:rPr>
          <w:lastRenderedPageBreak/>
          <w:delText>Southern Cone (including the Puna, Araucaria Forest, Chaco, Paranaense Forest, and Iberá Wetlands provinces), hotspots are found in high Andean regions, dry areas, Atlantic Forests, and wetlands stretching across Argentina, Bolivia, Brazil, Paraguay, and Chile (Figure 4).</w:delText>
        </w:r>
      </w:del>
      <w:commentRangeStart w:id="215"/>
      <w:ins w:id="216" w:author="Maria Carmona-Higuita" w:date="2026-08-06T00:00:00Z">
        <w:r w:rsidRPr="006F67AD">
          <w:rPr>
            <w:rFonts w:ascii="Times New Roman" w:hAnsi="Times New Roman" w:cs="Times New Roman"/>
            <w:sz w:val="24"/>
            <w:szCs w:val="24"/>
          </w:rPr>
          <w:t>Spatial clustering of sampling effort (Gi* statistic) is presented in Appendix S5 (Supporting Information).</w:t>
        </w:r>
      </w:ins>
      <w:commentRangeEnd w:id="215"/>
      <w:r w:rsidRPr="006F67AD">
        <w:rPr>
          <w:rStyle w:val="CommentReference"/>
          <w:rFonts w:ascii="Times New Roman" w:eastAsia="Times New Roman" w:hAnsi="Times New Roman" w:cs="Times New Roman"/>
          <w:color w:val="000000"/>
          <w:sz w:val="24"/>
          <w:szCs w:val="24"/>
        </w:rPr>
        <w:commentReference w:id="215"/>
      </w:r>
    </w:p>
    <w:p>
      <w:pPr>
        <w:ind w:firstLine="720"/>
        <w:jc w:val="left"/>
        <w:rPr>
          <w:rFonts w:ascii="Times New Roman" w:eastAsia="Times New Roman" w:hAnsi="Times New Roman" w:cs="Times New Roman"/>
          <w:sz w:val="24"/>
          <w:szCs w:val="24"/>
        </w:rPr>
      </w:pPr>
      <w:ins w:id="351" w:author="Maria Carmona-Higuita" w:date="2026-08-07T00:00:00Z">
        <w:r>
          <w:t xml:space="preserve">The spatial distribution of inventory completeness across the Neotropics, assessed using the Getis-Ord Gi* statistic (Getis &amp; Ord, 1992; Ramírez-Barahona et al., 2023), is presented in full in Appendix S8 (Supporting Information, Figure S8.1).</w:t>
        </w:r>
      </w:ins>
    </w:p>
    <w:p w14:paraId="162771A6" w14:textId="77777777" w:rsidR="00CF4241" w:rsidRPr="006F67AD" w:rsidRDefault="00000000">
      <w:pPr>
        <w:pStyle w:val="Heading1"/>
      </w:pPr>
      <w:commentRangeStart w:id="217"/>
      <w:commentRangeStart w:id="218"/>
      <w:commentRangeStart w:id="219"/>
      <w:r w:rsidRPr="006F67AD">
        <w:t>DISCUSSION</w:t>
      </w:r>
      <w:commentRangeEnd w:id="219"/>
      <w:r w:rsidRPr="006F67AD">
        <w:rPr>
          <w:rStyle w:val="CommentReference"/>
          <w:sz w:val="24"/>
          <w:szCs w:val="24"/>
        </w:rPr>
        <w:commentReference w:id="219"/>
      </w:r>
      <w:commentRangeEnd w:id="218"/>
      <w:r w:rsidRPr="006F67AD">
        <w:rPr>
          <w:rStyle w:val="CommentReference"/>
          <w:sz w:val="24"/>
          <w:szCs w:val="24"/>
        </w:rPr>
        <w:commentReference w:id="218"/>
      </w:r>
      <w:commentRangeEnd w:id="217"/>
      <w:r w:rsidRPr="006F67AD">
        <w:rPr>
          <w:rStyle w:val="CommentReference"/>
          <w:sz w:val="24"/>
          <w:szCs w:val="24"/>
        </w:rPr>
        <w:commentReference w:id="217"/>
      </w:r>
    </w:p>
    <w:p w14:paraId="023FA475" w14:textId="77777777" w:rsidR="00CF4241" w:rsidRPr="006F67AD" w:rsidRDefault="00000000">
      <w:pPr>
        <w:jc w:val="left"/>
        <w:rPr>
          <w:rFonts w:ascii="Times New Roman" w:eastAsia="Times New Roman" w:hAnsi="Times New Roman" w:cs="Times New Roman"/>
          <w:sz w:val="24"/>
          <w:szCs w:val="24"/>
        </w:rPr>
      </w:pPr>
      <w:commentRangeStart w:id="220"/>
      <w:del w:id="406" w:author="Maria Carmona-Higuita" w:date="2026-08-07T00:00:00Z">
        <w:r w:rsidRPr="006F67AD">
          <w:rPr>
            <w:rFonts w:ascii="Times New Roman" w:eastAsia="Times New Roman" w:hAnsi="Times New Roman" w:cs="Times New Roman"/>
            <w:sz w:val="24"/>
            <w:szCs w:val="24"/>
          </w:rPr>
          <w:delText xml:space="preserve">This </w:delText>
        </w:r>
      </w:del>
      <w:commentRangeEnd w:id="220"/>
      <w:r w:rsidR="003E253D" w:rsidRPr="006F67AD">
        <w:rPr>
          <w:rStyle w:val="CommentReference"/>
          <w:rFonts w:ascii="Times New Roman" w:eastAsia="Times New Roman" w:hAnsi="Times New Roman" w:cs="Times New Roman"/>
          <w:sz w:val="24"/>
          <w:szCs w:val="24"/>
        </w:rPr>
        <w:commentReference w:id="220"/>
      </w:r>
      <w:del w:id="407" w:author="Maria Carmona-Higuita" w:date="2026-08-07T00:00:00Z">
        <w:r w:rsidRPr="006F67AD">
          <w:rPr>
            <w:rFonts w:ascii="Times New Roman" w:eastAsia="Times New Roman" w:hAnsi="Times New Roman" w:cs="Times New Roman"/>
            <w:sz w:val="24"/>
            <w:szCs w:val="24"/>
          </w:rPr>
          <w:delText xml:space="preserve">study documented the gaps in the available occurrence information of vascular epiphytes (VE) across the Neotropics, with </w:delText>
        </w:r>
      </w:del>
      <w:del w:id="221" w:author="Maria Carmona-Higuita" w:date="2026-08-05T00:00:00Z">
        <w:r w:rsidRPr="006F67AD">
          <w:rPr>
            <w:rFonts w:ascii="Times New Roman" w:eastAsia="Times New Roman" w:hAnsi="Times New Roman" w:cs="Times New Roman"/>
            <w:sz w:val="24"/>
            <w:szCs w:val="24"/>
          </w:rPr>
          <w:delText>both taxonomic and geographic gaps being widespread</w:delText>
        </w:r>
      </w:del>
      <w:ins w:id="222" w:author="Maria Carmona-Higuita" w:date="2026-08-05T00:00:00Z">
        <w:r>
          <w:rPr>
            <w:rFonts w:ascii="Times New Roman" w:eastAsia="Times New Roman" w:hAnsi="Times New Roman" w:cs="Times New Roman"/>
            <w:sz w:val="24"/>
            <w:szCs w:val="24"/>
          </w:rPr>
          <w:t>Together, these findings reveal that the Wallacean shortfall for Neotropical vascular epiphytes is both extensive and geographically structured. The majority of grid cells either lack occurrence records entirely or contain records insufficient for reliable completeness estimation, placing VE among the most poorly documented major plant groups in global biodiversity databases. Critically, data deficits are not randomly distributed: they are most severe in provinces where high endemism, ongoing habitat loss, and logistical barriers to sampling converge—including Mexico's volcanic highlands, the Caribbean archipelago, the Colombian Andes, and parts of eastern Brazil. This spatial structuring of knowledge gaps has direct implications for biodiversity modelling, red-list assessments, and conservation prioritization, all of which depend on occurrence data that, for Neotropical VE, remain too sparse and too spatially biased to support reliable inference across most of the region.</w:t>
        </w:r>
      </w:ins>
      <w:del w:id="408" w:author="Maria Carmona-Higuita" w:date="2026-08-07T00:00:00Z">
        <w:r w:rsidRPr="006F67AD">
          <w:rPr>
            <w:rFonts w:ascii="Times New Roman" w:eastAsia="Times New Roman" w:hAnsi="Times New Roman" w:cs="Times New Roman"/>
            <w:sz w:val="24"/>
            <w:szCs w:val="24"/>
          </w:rPr>
          <w:delText xml:space="preserve">. </w:delText>
        </w:r>
      </w:del>
      <w:del w:id="223" w:author="Copyeditor" w:date="2026-08-06T00:00:00Z">
        <w:r w:rsidRPr="006F67AD">
          <w:rPr>
            <w:rFonts w:ascii="Times New Roman" w:eastAsia="Times New Roman" w:hAnsi="Times New Roman" w:cs="Times New Roman"/>
            <w:sz w:val="24"/>
            <w:szCs w:val="24"/>
          </w:rPr>
          <w:delText>WE found</w:delText>
        </w:r>
      </w:del>
      <w:del w:id="409" w:author="Maria Carmona-Higuita" w:date="2026-08-07T00:00:00Z">
        <w:r w:rsidRPr="006F67AD">
          <w:rPr>
            <w:rFonts w:ascii="Times New Roman" w:eastAsia="Times New Roman" w:hAnsi="Times New Roman" w:cs="Times New Roman"/>
            <w:sz w:val="24"/>
            <w:szCs w:val="24"/>
          </w:rPr>
          <w:delText xml:space="preserve"> 51.8% of grid cells to contain georeferenced records, and 40.6% of species with more than 10 records in total, highlighting the need for data collection and mobilization. The results indicate the lowest number of records in key biodiversity regions, particularly in the Xingu-Tapajós and Cerrado provinces of Brazil, as well as in the Savanna province (Los Llanos) and the Southern Neotropics (Atacama, Cuyan, and Monte). </w:delText>
        </w:r>
      </w:del>
      <w:del w:id="225" w:author="Maria Carmona-Higuita" w:date="2026-08-05T00:00:00Z">
        <w:r w:rsidRPr="006F67AD">
          <w:rPr>
            <w:rFonts w:ascii="Times New Roman" w:eastAsia="Times New Roman" w:hAnsi="Times New Roman" w:cs="Times New Roman"/>
            <w:sz w:val="24"/>
            <w:szCs w:val="24"/>
          </w:rPr>
          <w:delText>Taxonomic shortfalls were most pronounced</w:delText>
        </w:r>
      </w:del>
      <w:del w:id="410" w:author="Maria Carmona-Higuita" w:date="2026-08-07T00:00:00Z">
        <w:r w:rsidRPr="006F67AD">
          <w:rPr>
            <w:rFonts w:ascii="Times New Roman" w:eastAsia="Times New Roman" w:hAnsi="Times New Roman" w:cs="Times New Roman"/>
            <w:sz w:val="24"/>
            <w:szCs w:val="24"/>
          </w:rPr>
          <w:delText xml:space="preserve"> in Mexico (Sierra Madre Oriental and Transmexican Volcanic Belt), the Caribbean and Central America (Puerto Rico, Guatuso-Talamanca, Puntarenas-Chiriquí), and parts of South America, including Comechingones, Chapada Diamantina, and the Cauca province in Colombia. </w:delText>
        </w:r>
      </w:del>
      <w:del w:id="227" w:author="Maria Carmona-Higuita" w:date="2026-08-05T00:00:00Z">
        <w:r w:rsidRPr="006F67AD">
          <w:rPr>
            <w:rFonts w:ascii="Times New Roman" w:eastAsia="Times New Roman" w:hAnsi="Times New Roman" w:cs="Times New Roman"/>
            <w:sz w:val="24"/>
            <w:szCs w:val="24"/>
          </w:rPr>
          <w:delText>Geographic shortfalls were widespread, with the largest deficits</w:delText>
        </w:r>
      </w:del>
      <w:del w:id="411" w:author="Maria Carmona-Higuita" w:date="2026-08-07T00:00:00Z">
        <w:r w:rsidRPr="006F67AD">
          <w:rPr>
            <w:rFonts w:ascii="Times New Roman" w:eastAsia="Times New Roman" w:hAnsi="Times New Roman" w:cs="Times New Roman"/>
            <w:sz w:val="24"/>
            <w:szCs w:val="24"/>
          </w:rPr>
          <w:delText xml:space="preserve"> in Venezuelan, Puntarenas-Chiriquí, Cauca, Western Ecuador, and Lesser Antilles provinces. </w:delText>
        </w:r>
      </w:del>
      <w:del w:id="229" w:author="Maria Carmona-Higuita" w:date="2026-08-06T00:00:00Z">
        <w:r w:rsidRPr="006F67AD">
          <w:rPr>
            <w:rFonts w:ascii="Times New Roman" w:hAnsi="Times New Roman" w:cs="Times New Roman"/>
            <w:sz w:val="24"/>
            <w:szCs w:val="24"/>
          </w:rPr>
          <w:delText xml:space="preserve">Additionally, Caatinga, Atlantic Forest, and Araucaria Forest provinces emerged as hotspots of biodiversity shortfalls, showing significant data </w:delText>
        </w:r>
        <w:r w:rsidRPr="006F67AD">
          <w:rPr>
            <w:rFonts w:ascii="Times New Roman" w:hAnsi="Times New Roman" w:cs="Times New Roman"/>
            <w:sz w:val="24"/>
            <w:szCs w:val="24"/>
          </w:rPr>
          <w:lastRenderedPageBreak/>
          <w:delText>deficiencies despite their high species richness.</w:delText>
        </w:r>
      </w:del>
    </w:p>
    <w:p w14:paraId="5E94C3FD" w14:textId="77777777" w:rsidR="00CF4241" w:rsidRPr="006F67AD" w:rsidRDefault="00000000">
      <w:pPr>
        <w:ind w:firstLine="720"/>
        <w:jc w:val="left"/>
        <w:rPr>
          <w:rFonts w:ascii="Times New Roman" w:eastAsia="Times New Roman" w:hAnsi="Times New Roman" w:cs="Times New Roman"/>
          <w:sz w:val="24"/>
          <w:szCs w:val="24"/>
        </w:rPr>
      </w:pPr>
      <w:del w:id="231" w:author="Maria Carmona-Higuita" w:date="2026-08-06T00:00:00Z">
        <w:r w:rsidRPr="006F67AD">
          <w:rPr>
            <w:rFonts w:ascii="Times New Roman" w:eastAsia="Times New Roman" w:hAnsi="Times New Roman" w:cs="Times New Roman"/>
            <w:sz w:val="24"/>
            <w:szCs w:val="24"/>
          </w:rPr>
          <w:delText>A limitation</w:delText>
        </w:r>
        <w:commentRangeStart w:id="232"/>
        <w:r w:rsidRPr="006F67AD">
          <w:rPr>
            <w:rFonts w:ascii="Times New Roman" w:eastAsia="Times New Roman" w:hAnsi="Times New Roman" w:cs="Times New Roman"/>
            <w:sz w:val="24"/>
            <w:szCs w:val="24"/>
          </w:rPr>
          <w:delText xml:space="preserve"> of the data i</w:delText>
        </w:r>
      </w:del>
      <w:commentRangeEnd w:id="232"/>
      <w:r w:rsidR="003E253D" w:rsidRPr="006F67AD">
        <w:rPr>
          <w:rStyle w:val="CommentReference"/>
          <w:rFonts w:ascii="Times New Roman" w:eastAsia="Times New Roman" w:hAnsi="Times New Roman" w:cs="Times New Roman"/>
          <w:sz w:val="24"/>
          <w:szCs w:val="24"/>
        </w:rPr>
        <w:commentReference w:id="232"/>
      </w:r>
      <w:del w:id="233" w:author="Maria Carmona-Higuita" w:date="2026-08-06T00:00:00Z">
        <w:r w:rsidRPr="006F67AD">
          <w:rPr>
            <w:rFonts w:ascii="Times New Roman" w:eastAsia="Times New Roman" w:hAnsi="Times New Roman" w:cs="Times New Roman"/>
            <w:sz w:val="24"/>
            <w:szCs w:val="24"/>
          </w:rPr>
          <w:delText xml:space="preserve">s its incomplete representation of the true biodiversity, as only about 25% of the records from Carmona-Higuita et al. (2023) passed the cleaning process, with many lacking geographic coordinates, which limits their use in spatial analyses. </w:delText>
        </w:r>
        <w:commentRangeStart w:id="234"/>
        <w:r w:rsidRPr="006F67AD">
          <w:rPr>
            <w:rFonts w:ascii="Times New Roman" w:eastAsia="Times New Roman" w:hAnsi="Times New Roman" w:cs="Times New Roman"/>
            <w:sz w:val="24"/>
            <w:szCs w:val="24"/>
          </w:rPr>
          <w:delText xml:space="preserve">Moreover, 40% of the data comes from GBIF, a source known to contain inaccuracies (Zizka et al., 2020) that may result in overestimated species richness (Maldonado et al., 2015). </w:delText>
        </w:r>
      </w:del>
      <w:commentRangeEnd w:id="234"/>
      <w:r w:rsidR="003E253D" w:rsidRPr="006F67AD">
        <w:rPr>
          <w:rStyle w:val="CommentReference"/>
          <w:rFonts w:ascii="Times New Roman" w:eastAsia="Times New Roman" w:hAnsi="Times New Roman" w:cs="Times New Roman"/>
          <w:sz w:val="24"/>
          <w:szCs w:val="24"/>
        </w:rPr>
        <w:commentReference w:id="234"/>
      </w:r>
      <w:del w:id="235" w:author="Maria Carmona-Higuita" w:date="2026-08-06T00:00:00Z">
        <w:r w:rsidRPr="006F67AD">
          <w:rPr>
            <w:rFonts w:ascii="Times New Roman" w:eastAsia="Times New Roman" w:hAnsi="Times New Roman" w:cs="Times New Roman"/>
            <w:sz w:val="24"/>
            <w:szCs w:val="24"/>
          </w:rPr>
          <w:delText xml:space="preserve">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w:delText>
        </w:r>
        <w:commentRangeStart w:id="236"/>
        <w:r w:rsidRPr="006F67AD">
          <w:rPr>
            <w:rFonts w:ascii="Times New Roman" w:eastAsia="Times New Roman" w:hAnsi="Times New Roman" w:cs="Times New Roman"/>
            <w:sz w:val="24"/>
            <w:szCs w:val="24"/>
          </w:rPr>
          <w:delText xml:space="preserve">have demonstrated how </w:delText>
        </w:r>
      </w:del>
      <w:commentRangeEnd w:id="236"/>
      <w:r w:rsidR="003E253D" w:rsidRPr="006F67AD">
        <w:rPr>
          <w:rStyle w:val="CommentReference"/>
          <w:rFonts w:ascii="Times New Roman" w:eastAsia="Times New Roman" w:hAnsi="Times New Roman" w:cs="Times New Roman"/>
          <w:sz w:val="24"/>
          <w:szCs w:val="24"/>
        </w:rPr>
        <w:commentReference w:id="236"/>
      </w:r>
      <w:del w:id="237" w:author="Maria Carmona-Higuita" w:date="2026-08-06T00:00:00Z">
        <w:r w:rsidRPr="006F67AD">
          <w:rPr>
            <w:rFonts w:ascii="Times New Roman" w:eastAsia="Times New Roman" w:hAnsi="Times New Roman" w:cs="Times New Roman"/>
            <w:sz w:val="24"/>
            <w:szCs w:val="24"/>
          </w:rPr>
          <w:delText xml:space="preserve">decentralized collections, when integrated into global databases like </w:delText>
        </w:r>
        <w:r w:rsidRPr="006F67AD">
          <w:rPr>
            <w:rFonts w:ascii="Times New Roman" w:eastAsia="Times New Roman" w:hAnsi="Times New Roman" w:cs="Times New Roman"/>
            <w:sz w:val="24"/>
            <w:szCs w:val="24"/>
          </w:rPr>
          <w:lastRenderedPageBreak/>
          <w:delText>GBIF, can significantly expand our understanding of biodiversity (Heberling et al., 2021; Soberón &amp; Peterson, 2009).</w:delText>
        </w:r>
      </w:del>
    </w:p>
    <w:p w14:paraId="0C2FB68E" w14:textId="77777777" w:rsidR="00CF4241" w:rsidRPr="006F67AD" w:rsidRDefault="00000000">
      <w:pPr>
        <w:ind w:firstLine="720"/>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Regions with the highest occurrence of epiphytes, such as the Mexican Transition Zone, Cauca, Paramo, and </w:t>
      </w:r>
      <w:del w:id="238" w:author="Maria Carmona-Higuita" w:date="2026-08-06T00:00:00Z">
        <w:r w:rsidRPr="006F67AD">
          <w:rPr>
            <w:rFonts w:ascii="Times New Roman" w:hAnsi="Times New Roman" w:cs="Times New Roman"/>
            <w:sz w:val="24"/>
            <w:szCs w:val="24"/>
          </w:rPr>
          <w:delText>Atlantic Forest provinces together</w:delText>
        </w:r>
      </w:del>
      <w:ins w:id="239" w:author="Maria Carmona-Higuita" w:date="2026-08-06T00:00:00Z">
        <w:r w:rsidRPr="006F67AD">
          <w:rPr>
            <w:rFonts w:ascii="Times New Roman" w:hAnsi="Times New Roman" w:cs="Times New Roman"/>
            <w:sz w:val="24"/>
            <w:szCs w:val="24"/>
          </w:rPr>
          <w:t>Atlantic Forest provinces (Figure 4) together</w:t>
        </w:r>
      </w:ins>
      <w:r w:rsidRPr="006F67AD">
        <w:rPr>
          <w:rFonts w:ascii="Times New Roman" w:hAnsi="Times New Roman" w:cs="Times New Roman"/>
          <w:sz w:val="24"/>
          <w:szCs w:val="24"/>
        </w:rPr>
        <w:t xml:space="preserve"> with the Mesoamerican </w:t>
      </w:r>
      <w:commentRangeStart w:id="240"/>
      <w:r w:rsidRPr="006F67AD">
        <w:rPr>
          <w:rFonts w:ascii="Times New Roman" w:hAnsi="Times New Roman" w:cs="Times New Roman"/>
          <w:sz w:val="24"/>
          <w:szCs w:val="24"/>
        </w:rPr>
        <w:t xml:space="preserve">Dominion, overlap with areas historically prioritized for botanical surveys. These regions have been better sampled and have higher species richness, as noted by previous studies (Araujo et al., 2022; Araujo &amp; Ramos, 2021; Ramírez‐Barahona et al., 2023). </w:t>
      </w:r>
      <w:commentRangeEnd w:id="240"/>
      <w:r w:rsidRPr="006F67AD">
        <w:rPr>
          <w:rStyle w:val="CommentReference"/>
          <w:rFonts w:ascii="Times New Roman" w:hAnsi="Times New Roman" w:cs="Times New Roman"/>
          <w:sz w:val="24"/>
          <w:szCs w:val="24"/>
        </w:rPr>
        <w:commentReference w:id="240"/>
      </w:r>
      <w:del w:id="241" w:author="Maria Carmona-Higuita" w:date="2026-08-06T00:00:00Z">
        <w:r w:rsidRPr="006F67AD">
          <w:rPr>
            <w:rFonts w:ascii="Times New Roman" w:hAnsi="Times New Roman" w:cs="Times New Roman"/>
            <w:sz w:val="24"/>
            <w:szCs w:val="24"/>
          </w:rPr>
          <w:delText xml:space="preserve">This pattern highlights how </w:delText>
        </w:r>
        <w:commentRangeStart w:id="242"/>
        <w:r w:rsidRPr="006F67AD">
          <w:rPr>
            <w:rFonts w:ascii="Times New Roman" w:hAnsi="Times New Roman" w:cs="Times New Roman"/>
            <w:sz w:val="24"/>
            <w:szCs w:val="24"/>
          </w:rPr>
          <w:delText xml:space="preserve">historical research priorities </w:delText>
        </w:r>
      </w:del>
      <w:commentRangeEnd w:id="242"/>
      <w:r w:rsidR="003E253D" w:rsidRPr="006F67AD">
        <w:rPr>
          <w:rStyle w:val="CommentReference"/>
          <w:rFonts w:ascii="Times New Roman" w:hAnsi="Times New Roman" w:cs="Times New Roman"/>
          <w:sz w:val="24"/>
          <w:szCs w:val="24"/>
        </w:rPr>
        <w:commentReference w:id="242"/>
      </w:r>
      <w:del w:id="243" w:author="Maria Carmona-Higuita" w:date="2026-08-06T00:00:00Z">
        <w:r w:rsidRPr="006F67AD">
          <w:rPr>
            <w:rFonts w:ascii="Times New Roman" w:hAnsi="Times New Roman" w:cs="Times New Roman"/>
            <w:sz w:val="24"/>
            <w:szCs w:val="24"/>
          </w:rPr>
          <w:delText>and accessibility have skewed the knowledge of species distributions.</w:delText>
        </w:r>
      </w:del>
      <w:ins w:id="244" w:author="Maria Carmona-Higuita" w:date="2026-08-06T00:00:00Z">
        <w:r>
          <w:rPr>
            <w:rFonts w:ascii="Times New Roman" w:hAnsi="Times New Roman" w:cs="Times New Roman"/>
            <w:sz w:val="24"/>
            <w:szCs w:val="24"/>
          </w:rPr>
          <w:t>This pattern highlights how historical research priorities have shaped VE distributional knowledge: the Mexican Transition Zone and Mesoamerica were intensively surveyed during 19th- and 20th-century botanical expeditions linked to major herbaria (e.g., Kew, Smithsonian, Missouri Botanical Garden), while the Atlantic Forest and Paramo benefited from longstanding research networks and their status as globally recognised biodiversity hotspots (Myers et al., 2000). Accessibility also played a key role—provinces with road networks, universities, and biological stations accumulated records at higher rates than remote or politically restricted regions, a pattern documented for plants broadly (Gentry &amp; Dodson, 1987; Meyer et al., 2016; Zizka et al., 2021).</w:t>
        </w:r>
      </w:ins>
      <w:r w:rsidRPr="006F67AD">
        <w:rPr>
          <w:rFonts w:ascii="Times New Roman" w:hAnsi="Times New Roman" w:cs="Times New Roman"/>
          <w:sz w:val="24"/>
          <w:szCs w:val="24"/>
        </w:rPr>
        <w:t xml:space="preserve"> While tree and shrub inventories tend to be biased toward areas with greater accessibility, such as near roads, research stations, and protected areas (Feeley &amp; Silman, 2011; Tobler et al., 2007, Zizka et al., 2021), epiphyte data are further constrained by their canopy-dependent habit, and their three-dimensional distribution in the tree (Zotz, 2016), which makes their collection inherently more challenging than terrestrial species.</w:t>
      </w:r>
      <w:ins w:id="245" w:author="Maria Carmona-Higuita" w:date="2026-08-06T00:00:00Z">
        <w:r w:rsidRPr="006F67AD">
          <w:rPr>
            <w:rFonts w:ascii="Times New Roman" w:eastAsia="Times New Roman" w:hAnsi="Times New Roman" w:cs="Times New Roman"/>
            <w:sz w:val="24"/>
            <w:szCs w:val="24"/>
          </w:rPr>
          <w:t xml:space="preserve"> Additionally, many epiphyte species are inherently rare, with restricted geographic distributions (Svahnström et al., 2025), so even intensive surveys may systematically fail to detect them within standard sampling protocols.</w:t>
        </w:r>
      </w:ins>
    </w:p>
    <w:p w14:paraId="1D7B1073" w14:textId="77777777" w:rsidR="00CF4241" w:rsidRPr="006F67AD" w:rsidRDefault="00000000">
      <w:pPr>
        <w:ind w:firstLine="720"/>
        <w:jc w:val="left"/>
        <w:rPr>
          <w:rFonts w:ascii="Times New Roman" w:eastAsia="Times New Roman" w:hAnsi="Times New Roman" w:cs="Times New Roman"/>
          <w:sz w:val="24"/>
          <w:szCs w:val="24"/>
        </w:rPr>
      </w:pPr>
      <w:commentRangeStart w:id="246"/>
      <w:r w:rsidRPr="006F67AD">
        <w:rPr>
          <w:rFonts w:ascii="Times New Roman" w:eastAsia="Times New Roman" w:hAnsi="Times New Roman" w:cs="Times New Roman"/>
          <w:sz w:val="24"/>
          <w:szCs w:val="24"/>
        </w:rPr>
        <w:t>Although most grid cells had moderate to good sampling completeness, these were often the ones with fewer records</w:t>
      </w:r>
      <w:commentRangeEnd w:id="246"/>
      <w:r w:rsidR="003E253D" w:rsidRPr="006F67AD">
        <w:rPr>
          <w:rStyle w:val="CommentReference"/>
          <w:rFonts w:ascii="Times New Roman" w:eastAsia="Times New Roman" w:hAnsi="Times New Roman" w:cs="Times New Roman"/>
          <w:sz w:val="24"/>
          <w:szCs w:val="24"/>
        </w:rPr>
        <w:commentReference w:id="246"/>
      </w:r>
      <w:r w:rsidRPr="006F67AD">
        <w:rPr>
          <w:rFonts w:ascii="Times New Roman" w:eastAsia="Times New Roman" w:hAnsi="Times New Roman" w:cs="Times New Roman"/>
          <w:sz w:val="24"/>
          <w:szCs w:val="24"/>
        </w:rPr>
        <w:t xml:space="preserve">. This is likely due to the overall scarcity of data. </w:t>
      </w:r>
      <w:del w:id="247" w:author="Copyeditor" w:date="2026-08-06T00:00:00Z">
        <w:r w:rsidRPr="006F67AD">
          <w:rPr>
            <w:rFonts w:ascii="Times New Roman" w:eastAsia="Times New Roman" w:hAnsi="Times New Roman" w:cs="Times New Roman"/>
            <w:sz w:val="24"/>
            <w:szCs w:val="24"/>
          </w:rPr>
          <w:delText>Gaps in data persist in particular in regions</w:delText>
        </w:r>
      </w:del>
      <w:ins w:id="248" w:author="Copyeditor" w:date="2026-08-06T00:00:00Z">
        <w:r>
          <w:rPr>
            <w:rFonts w:ascii="Times New Roman" w:eastAsia="Times New Roman" w:hAnsi="Times New Roman" w:cs="Times New Roman"/>
            <w:sz w:val="24"/>
            <w:szCs w:val="24"/>
          </w:rPr>
          <w:t>This apparent paradox—that cells with fewer records can show moderate completeness—reflects how KnowBR estimates completeness relative to the cell-specific estimated species pool, not in absolute terms: cells in low-diversity arid or montane regions can achieve high completeness with few records if their estimated pool is correspondingly small. Data gaps persist particularly in regions where multiple limiting factors compound one another: (i) fragmented habitats and deforestation render prior records obsolete and discourage new expeditions (Stropp et al., 2020); (ii) limited transport infrastructure makes localities logistically inaccessible (Roy et al., 2017; Sobral-Souza et al., 2021); (iii) few trained local specialists are available in many tropical countries (Cheek et al., 2020); and (iv) funding asymmetries concentrate research effort near institutions in wealthier regions (de Lima et al., 2022). Such provinces include the Xingu-Tapajós and Cerrado in northwestern Brazil, the Savanna province (Los Llanos), and the Southern Neotropics.</w:t>
        </w:r>
      </w:ins>
      <w:r w:rsidRPr="006F67AD">
        <w:rPr>
          <w:rFonts w:ascii="Times New Roman" w:eastAsia="Times New Roman" w:hAnsi="Times New Roman" w:cs="Times New Roman"/>
          <w:sz w:val="24"/>
          <w:szCs w:val="24"/>
        </w:rPr>
        <w:t xml:space="preserve"> </w:t>
      </w:r>
      <w:commentRangeStart w:id="249"/>
      <w:r w:rsidRPr="006F67AD">
        <w:rPr>
          <w:rFonts w:ascii="Times New Roman" w:eastAsia="Times New Roman" w:hAnsi="Times New Roman" w:cs="Times New Roman"/>
          <w:sz w:val="24"/>
          <w:szCs w:val="24"/>
        </w:rPr>
        <w:t>where fragmented habitats and limited infrastructure impede data collection</w:t>
      </w:r>
      <w:commentRangeEnd w:id="249"/>
      <w:r w:rsidR="003E253D" w:rsidRPr="006F67AD">
        <w:rPr>
          <w:rStyle w:val="CommentReference"/>
          <w:rFonts w:ascii="Times New Roman" w:eastAsia="Times New Roman" w:hAnsi="Times New Roman" w:cs="Times New Roman"/>
          <w:sz w:val="24"/>
          <w:szCs w:val="24"/>
        </w:rPr>
        <w:commentReference w:id="249"/>
      </w:r>
      <w:r w:rsidRPr="006F67AD">
        <w:rPr>
          <w:rFonts w:ascii="Times New Roman" w:eastAsia="Times New Roman" w:hAnsi="Times New Roman" w:cs="Times New Roman"/>
          <w:sz w:val="24"/>
          <w:szCs w:val="24"/>
        </w:rPr>
        <w:t xml:space="preserve"> (Roy et al., 2017; Sobral-Souza et al., 2021), such </w:t>
      </w:r>
      <w:r w:rsidRPr="006F67AD">
        <w:rPr>
          <w:rFonts w:ascii="Times New Roman" w:eastAsia="Times New Roman" w:hAnsi="Times New Roman" w:cs="Times New Roman"/>
          <w:sz w:val="24"/>
          <w:szCs w:val="24"/>
        </w:rPr>
        <w:lastRenderedPageBreak/>
        <w:t xml:space="preserve">as the Xingu-Tapajós and Cerrado in northwestern Brazil, the Savanna province (Los Llanos, Venezuela and Colombia), and the Southern Neotropics (Atacama, Cuyan, and Monte). Similarly, the ruggedness of some regions limits sampling, </w:t>
      </w:r>
      <w:del w:id="250" w:author="Copyeditor" w:date="2026-08-06T00:00:00Z">
        <w:r w:rsidRPr="006F67AD">
          <w:rPr>
            <w:rFonts w:ascii="Times New Roman" w:eastAsia="Times New Roman" w:hAnsi="Times New Roman" w:cs="Times New Roman"/>
            <w:sz w:val="24"/>
            <w:szCs w:val="24"/>
          </w:rPr>
          <w:delText>as, for instance in the Madeira</w:delText>
        </w:r>
      </w:del>
      <w:ins w:id="251" w:author="Copyeditor" w:date="2026-08-06T00:00:00Z">
        <w:r w:rsidRPr="006F67AD">
          <w:rPr>
            <w:rFonts w:ascii="Times New Roman" w:eastAsia="Times New Roman" w:hAnsi="Times New Roman" w:cs="Times New Roman"/>
            <w:sz w:val="24"/>
            <w:szCs w:val="24"/>
          </w:rPr>
          <w:t>as in the Madeira</w:t>
        </w:r>
      </w:ins>
      <w:r w:rsidRPr="006F67AD">
        <w:rPr>
          <w:rFonts w:ascii="Times New Roman" w:eastAsia="Times New Roman" w:hAnsi="Times New Roman" w:cs="Times New Roman"/>
          <w:sz w:val="24"/>
          <w:szCs w:val="24"/>
        </w:rPr>
        <w:t xml:space="preserve">, Xingu, and Tapajós basins within Amazonia, which have been pointed out as difficult for data collection before (Oliveira et al., 2016; Quaresma et al., 2022; Stropp et al., 2016). This area, part of Brazil's "Arc of Deforestation," has experienced extensive deforestation, rendering prior records obsolete and exacerbating knowledge gaps (Escribano et al., 2016). In addition, the impact of deforestation has discouraged further botanical expeditions (Stropp et al., 2020) and contributed to the loss of species. Similarly, regions such as the Cerrado, Caatinga, and Imeri exhibit </w:t>
      </w:r>
      <w:del w:id="252" w:author="Maria Carmona-Higuita" w:date="2026-08-05T00:00:00Z">
        <w:r w:rsidRPr="006F67AD">
          <w:rPr>
            <w:rFonts w:ascii="Times New Roman" w:eastAsia="Times New Roman" w:hAnsi="Times New Roman" w:cs="Times New Roman"/>
            <w:sz w:val="24"/>
            <w:szCs w:val="24"/>
          </w:rPr>
          <w:delText>both taxonomic and geographic gaps in data</w:delText>
        </w:r>
      </w:del>
      <w:ins w:id="253" w:author="Maria Carmona-Higuita" w:date="2026-08-05T00:00:00Z">
        <w:r w:rsidRPr="006F67AD">
          <w:rPr>
            <w:rFonts w:ascii="Times New Roman" w:eastAsia="Times New Roman" w:hAnsi="Times New Roman" w:cs="Times New Roman"/>
            <w:sz w:val="24"/>
            <w:szCs w:val="24"/>
          </w:rPr>
          <w:t>both types of distributional knowledge gaps</w:t>
        </w:r>
      </w:ins>
      <w:r w:rsidRPr="006F67AD">
        <w:rPr>
          <w:rFonts w:ascii="Times New Roman" w:eastAsia="Times New Roman" w:hAnsi="Times New Roman" w:cs="Times New Roman"/>
          <w:sz w:val="24"/>
          <w:szCs w:val="24"/>
        </w:rPr>
        <w:t xml:space="preserve">, underscoring the logistical challenges and uneven resource allocation that have been documented in previous studies on other plant groups (Hopkins, 2019). This lack of comprehensive data not only affects biodiversity modelling but also undermines conservation efforts, as regions with high potential richness but low documentation are less likely to be prioritized for protection (Feeley, </w:t>
      </w:r>
      <w:commentRangeStart w:id="254"/>
      <w:r w:rsidRPr="006F67AD">
        <w:rPr>
          <w:rFonts w:ascii="Times New Roman" w:eastAsia="Times New Roman" w:hAnsi="Times New Roman" w:cs="Times New Roman"/>
          <w:sz w:val="24"/>
          <w:szCs w:val="24"/>
        </w:rPr>
        <w:t>2015</w:t>
      </w:r>
      <w:commentRangeEnd w:id="254"/>
      <w:r w:rsidR="003E253D" w:rsidRPr="006F67AD">
        <w:rPr>
          <w:rStyle w:val="CommentReference"/>
          <w:rFonts w:ascii="Times New Roman" w:eastAsia="Times New Roman" w:hAnsi="Times New Roman" w:cs="Times New Roman"/>
          <w:sz w:val="24"/>
          <w:szCs w:val="24"/>
        </w:rPr>
        <w:commentReference w:id="254"/>
      </w:r>
      <w:r w:rsidRPr="006F67AD">
        <w:rPr>
          <w:rFonts w:ascii="Times New Roman" w:eastAsia="Times New Roman" w:hAnsi="Times New Roman" w:cs="Times New Roman"/>
          <w:sz w:val="24"/>
          <w:szCs w:val="24"/>
        </w:rPr>
        <w:t>).</w:t>
      </w:r>
    </w:p>
    <w:p w14:paraId="1532BB5C" w14:textId="77777777" w:rsidR="00CF4241" w:rsidRPr="006F67AD" w:rsidRDefault="00000000">
      <w:pPr>
        <w:ind w:firstLine="720"/>
        <w:jc w:val="left"/>
        <w:rPr>
          <w:rFonts w:ascii="Times New Roman" w:eastAsia="Times New Roman" w:hAnsi="Times New Roman" w:cs="Times New Roman"/>
          <w:sz w:val="24"/>
          <w:szCs w:val="24"/>
        </w:rPr>
      </w:pPr>
      <w:commentRangeStart w:id="255"/>
      <w:del w:id="412" w:author="Maria Carmona-Higuita" w:date="2026-08-07T00:00:00Z">
        <w:r w:rsidRPr="006F67AD">
          <w:rPr>
            <w:rFonts w:ascii="Times New Roman" w:eastAsia="Times New Roman" w:hAnsi="Times New Roman" w:cs="Times New Roman"/>
            <w:sz w:val="24"/>
            <w:szCs w:val="24"/>
          </w:rPr>
          <w:delText>In terms of sampling quality among the studied epiphyte families, Araceae and Bromeliaceae</w:delText>
        </w:r>
      </w:del>
      <w:commentRangeEnd w:id="255"/>
      <w:r w:rsidR="003E253D" w:rsidRPr="006F67AD">
        <w:rPr>
          <w:rStyle w:val="CommentReference"/>
          <w:rFonts w:ascii="Times New Roman" w:eastAsia="Times New Roman" w:hAnsi="Times New Roman" w:cs="Times New Roman"/>
          <w:sz w:val="24"/>
          <w:szCs w:val="24"/>
        </w:rPr>
        <w:commentReference w:id="255"/>
      </w:r>
      <w:del w:id="413" w:author="Maria Carmona-Higuita" w:date="2026-08-07T00:00:00Z">
        <w:r w:rsidRPr="006F67AD">
          <w:rPr>
            <w:rFonts w:ascii="Times New Roman" w:eastAsia="Times New Roman" w:hAnsi="Times New Roman" w:cs="Times New Roman"/>
            <w:sz w:val="24"/>
            <w:szCs w:val="24"/>
          </w:rPr>
          <w:delText xml:space="preserve"> had the highest </w:delText>
        </w:r>
      </w:del>
      <w:del w:id="256" w:author="Maria Carmona-Higuita" w:date="2026-08-05T00:00:00Z">
        <w:r w:rsidRPr="006F67AD">
          <w:rPr>
            <w:rFonts w:ascii="Times New Roman" w:eastAsia="Times New Roman" w:hAnsi="Times New Roman" w:cs="Times New Roman"/>
            <w:sz w:val="24"/>
            <w:szCs w:val="24"/>
          </w:rPr>
          <w:delText>taxonomic shortfall</w:delText>
        </w:r>
      </w:del>
      <w:ins w:id="257" w:author="Maria Carmona-Higuita" w:date="2026-08-05T00:00:00Z">
        <w:r>
          <w:rPr>
            <w:rFonts w:ascii="Times New Roman" w:eastAsia="Times New Roman" w:hAnsi="Times New Roman" w:cs="Times New Roman"/>
            <w:sz w:val="24"/>
            <w:szCs w:val="24"/>
          </w:rPr>
          <w:t>Among the focal families, sampling deficiency under the slope-based proxy was greatest for Araceae and Bromeliaceae, while under the completeness and R/S ratio proxy, Orchidaceae showed the highest proportion of poorly sampled cells. These contrasting patterns reflect different sampling dynamics among families. Araceae and Bromeliaceae deficits likely reflect the concentration of their diversity in habitats with limited field access—many Araceae occur in flooded or riparian environments difficult to survey systematically, while Bromeliaceae exhibit extensive habitat specialization across altitudinal gradients requiring multi-elevation campaigns (Benzing, 2000; Zotz, 2016). The Orchidaceae pattern—that the family with the most occurrence records in absolute terms shows the worst completeness—arises from its extraordinary species richness: with an estimated 26,000+ species globally, Orchidaceae harbours more species than any other angiosperm family (Chase et al., 2015), many with highly restricted ranges and low local abundance that make them systematically harder to detect at the grid-cell scale (Svahnström et al., 2025; Vitt et al., 2023). Furthermore, Orchidaceae nomenclature is particularly unstable due to frequent synonymizations, new species descriptions, and reinterpretations of floral morphology (Cheek et al., 2020; Freudenstein &amp; Chase, 2015), meaning that existing records may be assigned to names that are later split, lumped, or invalidated—reducing their effective information content. Across all families, epiphytes are systematically under-collected relative to terrestrial life forms because they require canopy access techniques absent from standard vegetation surveys and because morphological similarity among congeners requires specialist confirmation for accurate identification (Gentry &amp; Dodson, 1987; Mendieta-Leiva &amp; Zotz, 2015).</w:t>
        </w:r>
      </w:ins>
      <w:del w:id="414" w:author="Maria Carmona-Higuita" w:date="2026-08-07T00:00:00Z">
        <w:r w:rsidRPr="006F67AD">
          <w:rPr>
            <w:rFonts w:ascii="Times New Roman" w:eastAsia="Times New Roman" w:hAnsi="Times New Roman" w:cs="Times New Roman"/>
            <w:sz w:val="24"/>
            <w:szCs w:val="24"/>
          </w:rPr>
          <w:delText xml:space="preserve"> and Orchidaceae had the highest </w:delText>
        </w:r>
      </w:del>
      <w:commentRangeStart w:id="258"/>
      <w:del w:id="415" w:author="Maria Carmona-Higuita" w:date="2026-08-07T00:00:00Z">
        <w:r w:rsidRPr="006F67AD">
          <w:rPr>
            <w:rFonts w:ascii="Times New Roman" w:eastAsia="Times New Roman" w:hAnsi="Times New Roman" w:cs="Times New Roman"/>
            <w:sz w:val="24"/>
            <w:szCs w:val="24"/>
          </w:rPr>
          <w:delText xml:space="preserve">proportion of poorly-sampled grid cells </w:delText>
        </w:r>
      </w:del>
      <w:commentRangeEnd w:id="258"/>
      <w:r w:rsidR="003E253D" w:rsidRPr="006F67AD">
        <w:rPr>
          <w:rStyle w:val="CommentReference"/>
          <w:rFonts w:ascii="Times New Roman" w:eastAsia="Times New Roman" w:hAnsi="Times New Roman" w:cs="Times New Roman"/>
          <w:sz w:val="24"/>
          <w:szCs w:val="24"/>
        </w:rPr>
        <w:commentReference w:id="258"/>
      </w:r>
      <w:del w:id="416" w:author="Maria Carmona-Higuita" w:date="2026-08-07T00:00:00Z">
        <w:r w:rsidRPr="006F67AD">
          <w:rPr>
            <w:rFonts w:ascii="Times New Roman" w:eastAsia="Times New Roman" w:hAnsi="Times New Roman" w:cs="Times New Roman"/>
            <w:sz w:val="24"/>
            <w:szCs w:val="24"/>
          </w:rPr>
          <w:delText xml:space="preserve">for the </w:delText>
        </w:r>
      </w:del>
      <w:del w:id="259" w:author="Maria Carmona-Higuita" w:date="2026-08-05T00:00:00Z">
        <w:r w:rsidRPr="006F67AD">
          <w:rPr>
            <w:rFonts w:ascii="Times New Roman" w:eastAsia="Times New Roman" w:hAnsi="Times New Roman" w:cs="Times New Roman"/>
            <w:sz w:val="24"/>
            <w:szCs w:val="24"/>
          </w:rPr>
          <w:delText>geographic shortfall</w:delText>
        </w:r>
      </w:del>
      <w:del w:id="417" w:author="Maria Carmona-Higuita" w:date="2026-08-07T00:00:00Z">
        <w:r w:rsidRPr="006F67AD">
          <w:rPr>
            <w:rFonts w:ascii="Times New Roman" w:eastAsia="Times New Roman" w:hAnsi="Times New Roman" w:cs="Times New Roman"/>
            <w:sz w:val="24"/>
            <w:szCs w:val="24"/>
          </w:rPr>
          <w:delText xml:space="preserve">, indicating a marked difference in how well these families are represented across the studied grid cells. </w:delText>
        </w:r>
      </w:del>
      <w:del w:id="263" w:author="Copyeditor" w:date="2026-08-06T00:00:00Z">
        <w:r w:rsidRPr="006F67AD">
          <w:rPr>
            <w:rFonts w:ascii="Times New Roman" w:eastAsia="Times New Roman" w:hAnsi="Times New Roman" w:cs="Times New Roman"/>
            <w:sz w:val="24"/>
            <w:szCs w:val="24"/>
          </w:rPr>
          <w:delText>This suggests that less represented families appear to be well sampled on average</w:delText>
        </w:r>
      </w:del>
      <w:commentRangeEnd w:id="262"/>
      <w:r w:rsidR="003E253D" w:rsidRPr="006F67AD">
        <w:rPr>
          <w:rStyle w:val="CommentReference"/>
          <w:rFonts w:ascii="Times New Roman" w:eastAsia="Times New Roman" w:hAnsi="Times New Roman" w:cs="Times New Roman"/>
          <w:sz w:val="24"/>
          <w:szCs w:val="24"/>
        </w:rPr>
        <w:commentReference w:id="262"/>
      </w:r>
      <w:del w:id="264" w:author="Copyeditor" w:date="2026-08-06T00:00:00Z">
        <w:r w:rsidRPr="006F67AD">
          <w:rPr>
            <w:rFonts w:ascii="Times New Roman" w:eastAsia="Times New Roman" w:hAnsi="Times New Roman" w:cs="Times New Roman"/>
            <w:sz w:val="24"/>
            <w:szCs w:val="24"/>
          </w:rPr>
          <w:delText xml:space="preserve">, but the overall taxonomic information available for Orchidaceae is broader, which could be advantageous for understanding its distribution and diversity across a larger spatial </w:delText>
        </w:r>
        <w:commentRangeStart w:id="265"/>
        <w:r w:rsidRPr="006F67AD">
          <w:rPr>
            <w:rFonts w:ascii="Times New Roman" w:eastAsia="Times New Roman" w:hAnsi="Times New Roman" w:cs="Times New Roman"/>
            <w:sz w:val="24"/>
            <w:szCs w:val="24"/>
          </w:rPr>
          <w:delText>extent</w:delText>
        </w:r>
      </w:del>
      <w:commentRangeEnd w:id="265"/>
      <w:r w:rsidR="003E253D" w:rsidRPr="006F67AD">
        <w:rPr>
          <w:rStyle w:val="CommentReference"/>
          <w:rFonts w:ascii="Times New Roman" w:eastAsia="Times New Roman" w:hAnsi="Times New Roman" w:cs="Times New Roman"/>
          <w:sz w:val="24"/>
          <w:szCs w:val="24"/>
        </w:rPr>
        <w:commentReference w:id="265"/>
      </w:r>
      <w:del w:id="266" w:author="Copyeditor" w:date="2026-08-06T00:00:00Z">
        <w:r w:rsidRPr="006F67AD">
          <w:rPr>
            <w:rFonts w:ascii="Times New Roman" w:eastAsia="Times New Roman" w:hAnsi="Times New Roman" w:cs="Times New Roman"/>
            <w:sz w:val="24"/>
            <w:szCs w:val="24"/>
          </w:rPr>
          <w:delText>.</w:delText>
        </w:r>
      </w:del>
      <w:del w:id="418" w:author="Maria Carmona-Higuita" w:date="2026-08-07T00:00:00Z">
        <w:r w:rsidRPr="006F67AD">
          <w:rPr>
            <w:rFonts w:ascii="Times New Roman" w:eastAsia="Times New Roman" w:hAnsi="Times New Roman" w:cs="Times New Roman"/>
            <w:sz w:val="24"/>
            <w:szCs w:val="24"/>
          </w:rPr>
          <w:delText xml:space="preserve"> The amount of information is particularly high in the charismatic and better represented families such as Orchidaceae and Bromeliaceae, largely due to focused collections (Garcillán &amp; Ezcurra, 2011; ter Steege et al., 2016) and the higher rate of description of new species (Cheek et al., 2020; Luján et al., 2023), nevertheless it frequently has a </w:delText>
        </w:r>
      </w:del>
      <w:commentRangeStart w:id="268"/>
      <w:del w:id="419" w:author="Maria Carmona-Higuita" w:date="2026-08-07T00:00:00Z">
        <w:r w:rsidRPr="006F67AD">
          <w:rPr>
            <w:rFonts w:ascii="Times New Roman" w:eastAsia="Times New Roman" w:hAnsi="Times New Roman" w:cs="Times New Roman"/>
            <w:sz w:val="24"/>
            <w:szCs w:val="24"/>
          </w:rPr>
          <w:delText xml:space="preserve">complex taxonomy </w:delText>
        </w:r>
      </w:del>
      <w:commentRangeEnd w:id="268"/>
      <w:r w:rsidR="003E253D" w:rsidRPr="006F67AD">
        <w:rPr>
          <w:rStyle w:val="CommentReference"/>
          <w:rFonts w:ascii="Times New Roman" w:eastAsia="Times New Roman" w:hAnsi="Times New Roman" w:cs="Times New Roman"/>
          <w:sz w:val="24"/>
          <w:szCs w:val="24"/>
        </w:rPr>
        <w:commentReference w:id="268"/>
      </w:r>
      <w:del w:id="420" w:author="Maria Carmona-Higuita" w:date="2026-08-07T00:00:00Z">
        <w:r w:rsidRPr="006F67AD">
          <w:rPr>
            <w:rFonts w:ascii="Times New Roman" w:eastAsia="Times New Roman" w:hAnsi="Times New Roman" w:cs="Times New Roman"/>
            <w:sz w:val="24"/>
            <w:szCs w:val="24"/>
          </w:rPr>
          <w:delText xml:space="preserve">(e.g., new name combinations; Schellenberger Costa et al., 2023). </w:delText>
        </w:r>
      </w:del>
      <w:commentRangeStart w:id="269"/>
      <w:del w:id="421" w:author="Maria Carmona-Higuita" w:date="2026-08-07T00:00:00Z">
        <w:r w:rsidRPr="006F67AD">
          <w:rPr>
            <w:rFonts w:ascii="Times New Roman" w:eastAsia="Times New Roman" w:hAnsi="Times New Roman" w:cs="Times New Roman"/>
            <w:sz w:val="24"/>
            <w:szCs w:val="24"/>
          </w:rPr>
          <w:delText xml:space="preserve">Although some epiphyte species grow to large sizes, many are very small and go unnoticed in un-directed sampling campaigns </w:delText>
        </w:r>
      </w:del>
      <w:commentRangeEnd w:id="269"/>
      <w:r w:rsidR="003E253D" w:rsidRPr="006F67AD">
        <w:rPr>
          <w:rStyle w:val="CommentReference"/>
          <w:rFonts w:ascii="Times New Roman" w:eastAsia="Times New Roman" w:hAnsi="Times New Roman" w:cs="Times New Roman"/>
          <w:sz w:val="24"/>
          <w:szCs w:val="24"/>
        </w:rPr>
        <w:commentReference w:id="269"/>
      </w:r>
      <w:del w:id="422" w:author="Maria Carmona-Higuita" w:date="2026-08-07T00:00:00Z">
        <w:r w:rsidRPr="006F67AD">
          <w:rPr>
            <w:rFonts w:ascii="Times New Roman" w:eastAsia="Times New Roman" w:hAnsi="Times New Roman" w:cs="Times New Roman"/>
            <w:sz w:val="24"/>
            <w:szCs w:val="24"/>
          </w:rPr>
          <w:delText xml:space="preserve">(Zotz, 2016). </w:delText>
        </w:r>
      </w:del>
      <w:commentRangeStart w:id="270"/>
      <w:del w:id="423" w:author="Maria Carmona-Higuita" w:date="2026-08-07T00:00:00Z">
        <w:r w:rsidRPr="006F67AD">
          <w:rPr>
            <w:rFonts w:ascii="Times New Roman" w:eastAsia="Times New Roman" w:hAnsi="Times New Roman" w:cs="Times New Roman"/>
            <w:sz w:val="24"/>
            <w:szCs w:val="24"/>
          </w:rPr>
          <w:delText>This pattern is especially pronounced in the Neotropics, where high species richness and complex taxonomy contribute to prolonged time lags in species descriptio</w:delText>
        </w:r>
      </w:del>
      <w:commentRangeEnd w:id="270"/>
      <w:r w:rsidR="003E253D" w:rsidRPr="006F67AD">
        <w:rPr>
          <w:rStyle w:val="CommentReference"/>
          <w:rFonts w:ascii="Times New Roman" w:eastAsia="Times New Roman" w:hAnsi="Times New Roman" w:cs="Times New Roman"/>
          <w:sz w:val="24"/>
          <w:szCs w:val="24"/>
        </w:rPr>
        <w:commentReference w:id="270"/>
      </w:r>
      <w:del w:id="424" w:author="Maria Carmona-Higuita" w:date="2026-08-07T00:00:00Z">
        <w:r w:rsidRPr="006F67AD">
          <w:rPr>
            <w:rFonts w:ascii="Times New Roman" w:eastAsia="Times New Roman" w:hAnsi="Times New Roman" w:cs="Times New Roman"/>
            <w:sz w:val="24"/>
            <w:szCs w:val="24"/>
          </w:rPr>
          <w:delText>n. For instance, the central Andes (southern Ecuador, Peru, western Bolivia, and northern and central Argentina and Chile) exhibit the longest time lags, while Chocó (western Colombia) has the shortest (Luján et al., 2023). In comparison with other life forms, trees for example also experience taxonomic shortfalls, nevertheless, these are particularly pronounced in epiphytes (Araujo et al., 2022; Araujo &amp; Ramos, 2021) due to the prevalence of cryptic species, high phenotypic plasticity, and reliance on specialists for accurate identification (</w:delText>
        </w:r>
      </w:del>
      <w:del w:id="271" w:author="Copyeditor" w:date="2026-08-06T00:00:00Z">
        <w:r w:rsidRPr="006F67AD">
          <w:rPr>
            <w:rFonts w:ascii="Times New Roman" w:eastAsia="Times New Roman" w:hAnsi="Times New Roman" w:cs="Times New Roman"/>
            <w:sz w:val="24"/>
            <w:szCs w:val="24"/>
          </w:rPr>
          <w:delText>Lees et al., 2020; Leite et al., 2013; Marin et al., 2008; Zotz, 2016</w:delText>
        </w:r>
      </w:del>
      <w:del w:id="425" w:author="Maria Carmona-Higuita" w:date="2026-08-07T00:00:00Z">
        <w:r w:rsidRPr="006F67AD">
          <w:rPr>
            <w:rFonts w:ascii="Times New Roman" w:eastAsia="Times New Roman" w:hAnsi="Times New Roman" w:cs="Times New Roman"/>
            <w:sz w:val="24"/>
            <w:szCs w:val="24"/>
          </w:rPr>
          <w:delText xml:space="preserve">). While trees and shrubs also suffer taxonomic uncertainties, especially in diverse families like Lauraceae and Myrtaceae (Meyer et al., 2016), epiphytes—particularly Orchidaceae—experience some of the highest rates of misidentifications and synonymization due to their intricate floral morphology and complex reproductive strategies (Freudenstein &amp; Chase, </w:delText>
        </w:r>
      </w:del>
      <w:commentRangeStart w:id="273"/>
      <w:del w:id="426" w:author="Maria Carmona-Higuita" w:date="2026-08-07T00:00:00Z">
        <w:r w:rsidRPr="006F67AD">
          <w:rPr>
            <w:rFonts w:ascii="Times New Roman" w:eastAsia="Times New Roman" w:hAnsi="Times New Roman" w:cs="Times New Roman"/>
            <w:sz w:val="24"/>
            <w:szCs w:val="24"/>
          </w:rPr>
          <w:delText>2015</w:delText>
        </w:r>
      </w:del>
      <w:commentRangeEnd w:id="273"/>
      <w:r w:rsidR="003E253D" w:rsidRPr="006F67AD">
        <w:rPr>
          <w:rStyle w:val="CommentReference"/>
          <w:rFonts w:ascii="Times New Roman" w:eastAsia="Times New Roman" w:hAnsi="Times New Roman" w:cs="Times New Roman"/>
          <w:sz w:val="24"/>
          <w:szCs w:val="24"/>
        </w:rPr>
        <w:commentReference w:id="273"/>
      </w:r>
      <w:del w:id="427" w:author="Maria Carmona-Higuita" w:date="2026-08-07T00:00:00Z">
        <w:r w:rsidRPr="006F67AD">
          <w:rPr>
            <w:rFonts w:ascii="Times New Roman" w:eastAsia="Times New Roman" w:hAnsi="Times New Roman" w:cs="Times New Roman"/>
            <w:sz w:val="24"/>
            <w:szCs w:val="24"/>
          </w:rPr>
          <w:delText xml:space="preserve">). </w:delText>
        </w:r>
      </w:del>
    </w:p>
    <w:p w14:paraId="564A7902" w14:textId="77777777" w:rsidR="00CF4241" w:rsidRPr="006F67AD" w:rsidRDefault="00000000">
      <w:pPr>
        <w:ind w:firstLine="720"/>
        <w:jc w:val="left"/>
        <w:rPr>
          <w:rFonts w:ascii="Times New Roman" w:eastAsia="Times New Roman" w:hAnsi="Times New Roman" w:cs="Times New Roman"/>
          <w:sz w:val="24"/>
          <w:szCs w:val="24"/>
        </w:rPr>
      </w:pPr>
      <w:ins w:id="274" w:author="Maria Carmona-Higuita" w:date="2026-08-05T00:00:00Z">
        <w:r w:rsidRPr="006F67AD">
          <w:rPr>
            <w:rFonts w:ascii="Times New Roman" w:eastAsia="Times New Roman" w:hAnsi="Times New Roman" w:cs="Times New Roman"/>
            <w:sz w:val="24"/>
            <w:szCs w:val="24"/>
          </w:rPr>
          <w:t xml:space="preserve">To contextualise the magnitude of epiphyte data deficits, our results can be compared with recent assessments of tree inventory completeness, which represent a better-sampled plant growth form. Chanachai et al. (2024) assessed global tree species inventory completeness using the Chao1 estimator (C = observed/estimated species richness) for 100 × 100 km sampling units, finding that globally only 18% of sampling units are well-surveyed (C ≥ 0.80), with the lowest completeness concentrated in South America, central Africa and Southeast Asia, and the highest number of unrecorded tree species estimated for tropical South America. Despite methodological differences in spatial resolution and estimators that preclude direct quantitative comparison, the pattern is consistent with our findings: the Neotropics represent one of the most severely under-documented regions globally even for trees, and our results indicate that vascular epiphytes face even greater data deficits — with only 1.1% of 30 arc-minute cells well-sampled using the slope-based proxy, compared to 18% of 100 km cells for trees globally. This gap is consistent with the known under-representation of epiphytes in botanical collections: epiphytic plants are systematically less collected than trees because they require specialised techniques, are absent from standard vegetation plots, and remain taxonomically challenging across most families (Gentry &amp; Dodson, 1987; Mendieta-Leiva et al., 2020; Ramos et al., 2019, 2024). These converging lines of evidence underscore the urgency of targeted epiphyte surveys across tropical </w:t>
        </w:r>
        <w:r w:rsidRPr="006F67AD">
          <w:rPr>
            <w:rFonts w:ascii="Times New Roman" w:eastAsia="Times New Roman" w:hAnsi="Times New Roman" w:cs="Times New Roman"/>
            <w:sz w:val="24"/>
            <w:szCs w:val="24"/>
          </w:rPr>
          <w:lastRenderedPageBreak/>
          <w:t>South America, where high species diversity, low sampling completeness, and accelerating habitat loss create conditions of both high discovery potential and diminishing sampling opportunity (Chanachai et al., 2024).</w:t>
        </w:r>
      </w:ins>
      <w:ins w:id="275" w:author="Maria Carmona-Higuita" w:date="2026-08-06T00:00:00Z">
        <w:r w:rsidRPr="006F67AD">
          <w:rPr>
            <w:rFonts w:ascii="Times New Roman" w:eastAsia="Times New Roman" w:hAnsi="Times New Roman" w:cs="Times New Roman"/>
            <w:sz w:val="24"/>
            <w:szCs w:val="24"/>
          </w:rPr>
          <w:t xml:space="preserve"> These shortfalls are further compounded by the biology of epiphytes themselves: approximately half of angiosperm epiphyte species globally have small range sizes and are classified as rare (Svahnström et al., 2025), meaning that data incompleteness reflects not only sampling effort but also the inherent detectability constraints of the organisms. Global conservation prioritization frameworks for epiphytes, such as that developed for Orchidaceae (Vitt et al., 2023), may therefore be biased toward better-documented, widespread species — underscoring the need for targeted surveys before reliable conservation priorities can be established.</w:t>
        </w:r>
      </w:ins>
    </w:p>
    <w:p w14:paraId="02113199" w14:textId="77777777" w:rsidR="00CF4241" w:rsidRPr="006F67AD" w:rsidRDefault="00000000">
      <w:pPr>
        <w:ind w:firstLine="720"/>
        <w:jc w:val="left"/>
        <w:rPr>
          <w:rFonts w:ascii="Times New Roman" w:eastAsia="Times New Roman" w:hAnsi="Times New Roman" w:cs="Times New Roman"/>
          <w:sz w:val="24"/>
          <w:szCs w:val="24"/>
        </w:rPr>
      </w:pPr>
      <w:del w:id="428" w:author="Maria Carmona-Higuita" w:date="2026-08-07T00:00:00Z">
        <w:r w:rsidRPr="006F67AD">
          <w:rPr>
            <w:rFonts w:ascii="Times New Roman" w:eastAsia="Times New Roman" w:hAnsi="Times New Roman" w:cs="Times New Roman"/>
            <w:sz w:val="24"/>
            <w:szCs w:val="24"/>
          </w:rPr>
          <w:delText xml:space="preserve">Furthermore, </w:delText>
        </w:r>
      </w:del>
      <w:commentRangeStart w:id="276"/>
      <w:del w:id="277" w:author="Maria Carmona-Higuita" w:date="2026-08-06T00:00:00Z">
        <w:r w:rsidRPr="006F67AD">
          <w:rPr>
            <w:rFonts w:ascii="Times New Roman" w:hAnsi="Times New Roman" w:cs="Times New Roman"/>
            <w:sz w:val="24"/>
            <w:szCs w:val="24"/>
          </w:rPr>
          <w:delText xml:space="preserve">epiphytes are disproportionately underrepresented in large repositories, as many collections prioritize more accessible growth forms </w:delText>
        </w:r>
      </w:del>
      <w:commentRangeEnd w:id="276"/>
      <w:r w:rsidR="003E253D" w:rsidRPr="006F67AD">
        <w:rPr>
          <w:rStyle w:val="CommentReference"/>
          <w:rFonts w:ascii="Times New Roman" w:hAnsi="Times New Roman" w:cs="Times New Roman"/>
          <w:sz w:val="24"/>
          <w:szCs w:val="24"/>
        </w:rPr>
        <w:commentReference w:id="276"/>
      </w:r>
      <w:del w:id="278" w:author="Maria Carmona-Higuita" w:date="2026-08-06T00:00:00Z">
        <w:r w:rsidRPr="006F67AD">
          <w:rPr>
            <w:rFonts w:ascii="Times New Roman" w:hAnsi="Times New Roman" w:cs="Times New Roman"/>
            <w:sz w:val="24"/>
            <w:szCs w:val="24"/>
          </w:rPr>
          <w:delText>(Gentry &amp; Dodson, 1987; Prance et al., 2000).</w:delText>
        </w:r>
      </w:del>
      <w:ins w:id="279" w:author="Maria Carmona-Higuita" w:date="2026-08-06T00:00:00Z">
        <w:r>
          <w:rPr>
            <w:rFonts w:ascii="Times New Roman" w:hAnsi="Times New Roman" w:cs="Times New Roman"/>
            <w:sz w:val="24"/>
            <w:szCs w:val="24"/>
          </w:rPr>
          <w:t>Epiphytes present specific data-mobilization challenges that distinguish them from other plant life forms. Because they are absent from standard ground-based vegetation plots and require canopy access, they are excluded from most large-scale survey programs—including RAINFOR, ATDN, and TEAM network plots (Anderson-Teixeira et al., 2015; Phillips et al., 2009)—meaning that even the most comprehensive tropical forest monitoring programs generate little to no epiphyte occurrence data. Life-form-focused survey programs that target epiphytes specifically across altitudinal and forest-type gradients have been shown to yield substantially more records per unit effort than general botanical surveys (Mendieta-Leiva et al., 2020; Ramos et al., 2019, 2024), and represent the most tractable path toward closing the data gaps identified here. Complementarily, digitization and georeferencing of herbarium specimens—particularly from regional institutions in tropical countries—has been shown to be more cost-effective than new fieldwork for generating records of rare and restricted-range species (Heberling et al., 2021; Vargas et al., 2024). Investment in taxonomic capacity, including training local specialists and expanding phylogenetically diverse taxonomic backbones, is a prerequisite for translating raw occurrence data into reliable distributional knowledge (Delves et al., 2024; Nicolson et al., 2023).</w:t>
        </w:r>
      </w:ins>
      <w:r w:rsidRPr="006F67AD">
        <w:rPr>
          <w:rFonts w:ascii="Times New Roman" w:hAnsi="Times New Roman" w:cs="Times New Roman"/>
          <w:sz w:val="24"/>
          <w:szCs w:val="24"/>
        </w:rPr>
        <w:t xml:space="preserve"> </w:t>
      </w:r>
      <w:commentRangeStart w:id="280"/>
      <w:del w:id="429" w:author="Maria Carmona-Higuita" w:date="2026-08-07T00:00:00Z">
        <w:r w:rsidRPr="006F67AD">
          <w:rPr>
            <w:rFonts w:ascii="Times New Roman" w:hAnsi="Times New Roman" w:cs="Times New Roman"/>
            <w:sz w:val="24"/>
            <w:szCs w:val="24"/>
          </w:rPr>
          <w:delText>These patterns underscore the need for more accurate representation and targeted surveys to ensure a more comprehensive understanding of Neotropical plant diversity</w:delText>
        </w:r>
      </w:del>
      <w:commentRangeEnd w:id="280"/>
      <w:r w:rsidR="003E253D" w:rsidRPr="006F67AD">
        <w:rPr>
          <w:rStyle w:val="CommentReference"/>
          <w:rFonts w:ascii="Times New Roman" w:hAnsi="Times New Roman" w:cs="Times New Roman"/>
          <w:sz w:val="24"/>
          <w:szCs w:val="24"/>
        </w:rPr>
        <w:commentReference w:id="280"/>
      </w:r>
      <w:del w:id="430" w:author="Maria Carmona-Higuita" w:date="2026-08-07T00:00:00Z">
        <w:r w:rsidRPr="006F67AD">
          <w:rPr>
            <w:rFonts w:ascii="Times New Roman" w:hAnsi="Times New Roman" w:cs="Times New Roman"/>
            <w:sz w:val="24"/>
            <w:szCs w:val="24"/>
          </w:rPr>
          <w:delText xml:space="preserve">. </w:delText>
        </w:r>
      </w:del>
      <w:commentRangeStart w:id="281"/>
      <w:del w:id="282" w:author="Maria Carmona-Higuita" w:date="2026-08-06T00:00:00Z">
        <w:r w:rsidRPr="006F67AD">
          <w:rPr>
            <w:rFonts w:ascii="Times New Roman" w:hAnsi="Times New Roman" w:cs="Times New Roman"/>
            <w:sz w:val="24"/>
            <w:szCs w:val="24"/>
          </w:rPr>
          <w:delText>The persistent knowledge gaps in epiphyte diversity and distribution, exacerbated by a lack of trained taxonomists and local researchers, underscore the urgent need for investments in botanical education, capacity building, and collaborations between taxonomists, field botanists, and conservationists while emphasizing the importance of broadening sampling efforts to other epiphyte families and integrating phylogenetic diversity</w:delText>
        </w:r>
      </w:del>
      <w:commentRangeEnd w:id="281"/>
      <w:r w:rsidR="003E253D" w:rsidRPr="006F67AD">
        <w:rPr>
          <w:rStyle w:val="CommentReference"/>
          <w:rFonts w:ascii="Times New Roman" w:hAnsi="Times New Roman" w:cs="Times New Roman"/>
          <w:sz w:val="24"/>
          <w:szCs w:val="24"/>
        </w:rPr>
        <w:commentReference w:id="281"/>
      </w:r>
      <w:del w:id="283" w:author="Maria Carmona-Higuita" w:date="2026-08-06T00:00:00Z">
        <w:r w:rsidRPr="006F67AD">
          <w:rPr>
            <w:rFonts w:ascii="Times New Roman" w:hAnsi="Times New Roman" w:cs="Times New Roman"/>
            <w:sz w:val="24"/>
            <w:szCs w:val="24"/>
          </w:rPr>
          <w:delText xml:space="preserve"> (as it is more evenly distributed across space and biomes than species </w:delText>
        </w:r>
        <w:r w:rsidRPr="006F67AD">
          <w:rPr>
            <w:rFonts w:ascii="Times New Roman" w:hAnsi="Times New Roman" w:cs="Times New Roman"/>
            <w:sz w:val="24"/>
            <w:szCs w:val="24"/>
          </w:rPr>
          <w:lastRenderedPageBreak/>
          <w:delText>richness alone; Tietje et al., 2023) into conservation planning across global biodiversity hotspots.</w:delText>
        </w:r>
      </w:del>
    </w:p>
    <w:p w14:paraId="68A87553" w14:textId="77777777" w:rsidR="00CF4241" w:rsidRPr="006F67AD" w:rsidRDefault="00000000">
      <w:pPr>
        <w:ind w:firstLine="720"/>
        <w:jc w:val="left"/>
        <w:rPr>
          <w:rFonts w:ascii="Times New Roman" w:eastAsia="Times New Roman" w:hAnsi="Times New Roman" w:cs="Times New Roman"/>
          <w:sz w:val="24"/>
          <w:szCs w:val="24"/>
        </w:rPr>
      </w:pPr>
      <w:del w:id="285" w:author="Maria Carmona-Higuita" w:date="2026-08-06T00:00:00Z">
        <w:r w:rsidRPr="006F67AD">
          <w:rPr>
            <w:rFonts w:ascii="Times New Roman" w:eastAsia="Times New Roman" w:hAnsi="Times New Roman" w:cs="Times New Roman"/>
            <w:sz w:val="24"/>
            <w:szCs w:val="24"/>
          </w:rPr>
          <w:delText xml:space="preserve">Hotspots can draw the attention of managers and decision-makers to areas of both high conservation importance and high vulnerability (Schröter et al., 2017). In the current study, </w:delText>
        </w:r>
      </w:del>
      <w:del w:id="286" w:author="Maria Carmona-Higuita" w:date="2026-08-05T00:00:00Z">
        <w:r w:rsidRPr="006F67AD">
          <w:rPr>
            <w:rFonts w:ascii="Times New Roman" w:eastAsia="Times New Roman" w:hAnsi="Times New Roman" w:cs="Times New Roman"/>
            <w:sz w:val="24"/>
            <w:szCs w:val="24"/>
          </w:rPr>
          <w:delText>taxonomic and geographic shortfalls</w:delText>
        </w:r>
      </w:del>
      <w:del w:id="287" w:author="Maria Carmona-Higuita" w:date="2026-08-06T00:00:00Z">
        <w:r w:rsidRPr="006F67AD">
          <w:rPr>
            <w:rFonts w:ascii="Times New Roman" w:eastAsia="Times New Roman" w:hAnsi="Times New Roman" w:cs="Times New Roman"/>
            <w:sz w:val="24"/>
            <w:szCs w:val="24"/>
          </w:rPr>
          <w:delText xml:space="preserve"> in hotspot and coldspot analyses resulted in a scattered distribution across the studied families in the Neotropics, </w:delText>
        </w:r>
        <w:commentRangeStart w:id="288"/>
        <w:r w:rsidRPr="006F67AD">
          <w:rPr>
            <w:rFonts w:ascii="Times New Roman" w:eastAsia="Times New Roman" w:hAnsi="Times New Roman" w:cs="Times New Roman"/>
            <w:sz w:val="24"/>
            <w:szCs w:val="24"/>
          </w:rPr>
          <w:delText>complicating the interpretation of general diversity and distribution patterns of VE</w:delText>
        </w:r>
      </w:del>
      <w:commentRangeEnd w:id="288"/>
      <w:r w:rsidR="003E253D" w:rsidRPr="006F67AD">
        <w:rPr>
          <w:rStyle w:val="CommentReference"/>
          <w:rFonts w:ascii="Times New Roman" w:eastAsia="Times New Roman" w:hAnsi="Times New Roman" w:cs="Times New Roman"/>
          <w:sz w:val="24"/>
          <w:szCs w:val="24"/>
        </w:rPr>
        <w:commentReference w:id="288"/>
      </w:r>
      <w:del w:id="289" w:author="Maria Carmona-Higuita" w:date="2026-08-06T00:00:00Z">
        <w:r w:rsidRPr="006F67AD">
          <w:rPr>
            <w:rFonts w:ascii="Times New Roman" w:eastAsia="Times New Roman" w:hAnsi="Times New Roman" w:cs="Times New Roman"/>
            <w:sz w:val="24"/>
            <w:szCs w:val="24"/>
          </w:rPr>
          <w:delText xml:space="preserve">. </w:delText>
        </w:r>
        <w:commentRangeStart w:id="290"/>
        <w:r w:rsidRPr="006F67AD">
          <w:rPr>
            <w:rFonts w:ascii="Times New Roman" w:eastAsia="Times New Roman" w:hAnsi="Times New Roman" w:cs="Times New Roman"/>
            <w:sz w:val="24"/>
            <w:szCs w:val="24"/>
          </w:rPr>
          <w:delText xml:space="preserve">This issue has conservation implications, as species with small ranges and/or population sizes are less likely to be encountered in the wild (and thus less likely to be described) and are more likely to be threatened </w:delText>
        </w:r>
      </w:del>
      <w:commentRangeEnd w:id="290"/>
      <w:r w:rsidR="003E253D" w:rsidRPr="006F67AD">
        <w:rPr>
          <w:rStyle w:val="CommentReference"/>
          <w:rFonts w:ascii="Times New Roman" w:eastAsia="Times New Roman" w:hAnsi="Times New Roman" w:cs="Times New Roman"/>
          <w:sz w:val="24"/>
          <w:szCs w:val="24"/>
        </w:rPr>
        <w:commentReference w:id="290"/>
      </w:r>
      <w:del w:id="291" w:author="Maria Carmona-Higuita" w:date="2026-08-06T00:00:00Z">
        <w:r w:rsidRPr="006F67AD">
          <w:rPr>
            <w:rFonts w:ascii="Times New Roman" w:eastAsia="Times New Roman" w:hAnsi="Times New Roman" w:cs="Times New Roman"/>
            <w:sz w:val="24"/>
            <w:szCs w:val="24"/>
          </w:rPr>
          <w:delText>(Brown et al., 2023; Gaston, 2003</w:delText>
        </w:r>
        <w:commentRangeStart w:id="292"/>
        <w:r w:rsidRPr="006F67AD">
          <w:rPr>
            <w:rFonts w:ascii="Times New Roman" w:eastAsia="Times New Roman" w:hAnsi="Times New Roman" w:cs="Times New Roman"/>
            <w:sz w:val="24"/>
            <w:szCs w:val="24"/>
          </w:rPr>
          <w:delText xml:space="preserve">). VE, in particular, has been described as having a high number of endemics </w:delText>
        </w:r>
      </w:del>
      <w:commentRangeEnd w:id="292"/>
      <w:r w:rsidR="003E253D" w:rsidRPr="006F67AD">
        <w:rPr>
          <w:rStyle w:val="CommentReference"/>
          <w:rFonts w:ascii="Times New Roman" w:eastAsia="Times New Roman" w:hAnsi="Times New Roman" w:cs="Times New Roman"/>
          <w:sz w:val="24"/>
          <w:szCs w:val="24"/>
        </w:rPr>
        <w:commentReference w:id="292"/>
      </w:r>
      <w:del w:id="293" w:author="Maria Carmona-Higuita" w:date="2026-08-06T00:00:00Z">
        <w:r w:rsidRPr="006F67AD">
          <w:rPr>
            <w:rFonts w:ascii="Times New Roman" w:eastAsia="Times New Roman" w:hAnsi="Times New Roman" w:cs="Times New Roman"/>
            <w:sz w:val="24"/>
            <w:szCs w:val="24"/>
          </w:rPr>
          <w:delText xml:space="preserve">(approximately 21%) and a high extinction risk (1 out of 6 species; Carmona-Higuita et al., 2023, 2025). </w:delText>
        </w:r>
        <w:commentRangeStart w:id="294"/>
        <w:r w:rsidRPr="006F67AD">
          <w:rPr>
            <w:rFonts w:ascii="Times New Roman" w:eastAsia="Times New Roman" w:hAnsi="Times New Roman" w:cs="Times New Roman"/>
            <w:sz w:val="24"/>
            <w:szCs w:val="24"/>
          </w:rPr>
          <w:delText>However, insufficient records and low species completeness may lead to misclassification, where taxa with limited data might be erroneously considered as either widely distributed or highly restricted</w:delText>
        </w:r>
      </w:del>
      <w:commentRangeEnd w:id="294"/>
      <w:r w:rsidR="003E253D" w:rsidRPr="006F67AD">
        <w:rPr>
          <w:rStyle w:val="CommentReference"/>
          <w:rFonts w:ascii="Times New Roman" w:eastAsia="Times New Roman" w:hAnsi="Times New Roman" w:cs="Times New Roman"/>
          <w:sz w:val="24"/>
          <w:szCs w:val="24"/>
        </w:rPr>
        <w:commentReference w:id="294"/>
      </w:r>
      <w:del w:id="295" w:author="Maria Carmona-Higuita" w:date="2026-08-06T00:00:00Z">
        <w:r w:rsidRPr="006F67AD">
          <w:rPr>
            <w:rFonts w:ascii="Times New Roman" w:eastAsia="Times New Roman" w:hAnsi="Times New Roman" w:cs="Times New Roman"/>
            <w:sz w:val="24"/>
            <w:szCs w:val="24"/>
          </w:rPr>
          <w:delText>.</w:delText>
        </w:r>
      </w:del>
      <w:ins w:id="296" w:author="Maria Carmona-Higuita" w:date="2026-08-06T00:00:00Z">
        <w:r>
          <w:rPr>
            <w:rFonts w:ascii="Times New Roman" w:hAnsi="Times New Roman" w:cs="Times New Roman"/>
            <w:sz w:val="24"/>
            <w:szCs w:val="24"/>
          </w:rPr>
          <w:t>The Gi* analysis revealed that well-sampled cells cluster in southern Mexico and Central America, parts of Amazonia, and the Atlantic Forest of Brazil. These clusters emerge from the geography of botanical infrastructure: well-sampled zones correspond closely to the catchment areas of major herbaria, research universities, and biological stations with longstanding epiphyte programs (e.g., Instituto de Biología UNAM; INPA in Amazonia; research networks associated with the Brazilian Atlantic Forest PELD sites). This 'hub-and-spoke' pattern of sampling effort—in which records accumulate near institutions and decay with distance from them—has been documented for plants globally (Daru et al., 2017; Stropp et al., 2016) and is particularly pronounced for specialist-dependent groups like epiphytes. The well-sampled clusters therefore reflect historical accumulation of institutional capacity rather than areas of greatest biodiversity importance—a critical distinction for conservation planning (Feeley &amp; Silman, 2011). The true priorities for future sampling are the unsampled white zones in Figures 1 and 2, representing areas invisible to current distribution models and conservation assessments. Even well-sampled provinces such as the Atlantic Forest contain many narrow-ranged epiphytes that remain under-represented in databases (Leão et al., 2023), illustrating that grid-cell-level completeness does not guarantee adequate representation of rare species.</w:t>
        </w:r>
      </w:ins>
    </w:p>
    <w:p w14:paraId="21A9DA95" w14:textId="77777777" w:rsidR="00CF4241" w:rsidRPr="006F67AD" w:rsidRDefault="00000000">
      <w:pPr>
        <w:ind w:firstLine="720"/>
        <w:jc w:val="left"/>
        <w:rPr>
          <w:rFonts w:ascii="Times New Roman" w:eastAsia="Times New Roman" w:hAnsi="Times New Roman" w:cs="Times New Roman"/>
          <w:sz w:val="24"/>
          <w:szCs w:val="24"/>
        </w:rPr>
      </w:pPr>
      <w:commentRangeStart w:id="297"/>
      <w:ins w:id="298" w:author="Maria Carmona-Higuita" w:date="2026-08-06T00:00:00Z">
        <w:r w:rsidRPr="006F67AD">
          <w:rPr>
            <w:rFonts w:ascii="Times New Roman" w:hAnsi="Times New Roman" w:cs="Times New Roman"/>
            <w:sz w:val="24"/>
            <w:szCs w:val="24"/>
          </w:rPr>
          <w:t xml:space="preserve">Several limitations of this study warrant acknowledgement. First, our analyses rely on data accessed primarily through large online repositories (GBIF and EpIG-DB), which are known to contain georeferencing errors and taxonomic inconsistencies (Maldonado et al., 2015; Zizka et al., 2020); we addressed these through the taxonomic backbone and duplicate removal described in the Methods, but residual error cannot be excluded. Second, the 30 arc-minute resolution (~55 km at equator) represents a necessary trade-off between data availability and spatial detail; finer-scale analyses, while desirable, would leave most grid cells with insufficient records for KnowBR estimation. Third, our focus on the five most species-rich families, while providing broad taxonomic coverage, excludes other epiphyte lineages (e.g., many fern families, Cactaceae, Gesneriaceae) that may have distinct sampling patterns. Finally, our analyses quantify the Wallacean shortfall specifically; the Linnean shortfall — unknown species yet to be </w:t>
        </w:r>
        <w:r w:rsidRPr="006F67AD">
          <w:rPr>
            <w:rFonts w:ascii="Times New Roman" w:hAnsi="Times New Roman" w:cs="Times New Roman"/>
            <w:sz w:val="24"/>
            <w:szCs w:val="24"/>
          </w:rPr>
          <w:lastRenderedPageBreak/>
          <w:t>described — remains unaddressed and may be particularly severe in poorly sampled regions of Amazonia and the Andes (Cheek et al., 2020).</w:t>
        </w:r>
      </w:ins>
      <w:commentRangeEnd w:id="297"/>
      <w:r w:rsidRPr="006F67AD">
        <w:rPr>
          <w:rStyle w:val="CommentReference"/>
          <w:rFonts w:ascii="Times New Roman" w:eastAsia="Times New Roman" w:hAnsi="Times New Roman" w:cs="Times New Roman"/>
          <w:sz w:val="24"/>
          <w:szCs w:val="24"/>
        </w:rPr>
        <w:commentReference w:id="297"/>
      </w:r>
    </w:p>
    <w:p>
      <w:pPr>
        <w:rPr>
          <w:ins w:id="367" w:author="Maria Carmona-Higuita" w:date="2026-08-07T00:00:00Z"/>
        </w:rPr>
      </w:pPr>
      <w:ins w:id="368" w:author="Maria Carmona-Higuita" w:date="2026-08-07T00:00:00Z">
        <w:r>
          <w:rPr>
            <w:rFonts w:ascii="Times New Roman" w:hAnsi="Times New Roman" w:cs="Times New Roman"/>
            <w:sz w:val="24"/>
            <w:szCs w:val="24"/>
          </w:rPr>
          <w:t>A limitation of the data is its incomplete representation of the true biodiversity, as only about 25% of the records from Carmona-Higuita et al. (2023) passed the cleaning process, with many lacking geographic coordinates, which limits their use in spatial analyses. Moreover, 40% of the data comes from GBIF, a source known to contain inaccuracies (Zizka et al., 2020) that may result in overestimated species richness (Maldonado et al., 2015). While we made efforts to access as much unpublished data and grey literature as possible, digital accessibility remains a critical barrier, with over two-fifths of botanical resources remaining digitally undiscoverable (Nicolson et al., 2023), often due to structural inequalities in scientific research (de Lima et al., 2022). Additionally, explorations in undersampled regions are increasingly difficult due to high deforestation rates, which outpace the description of new species (Gasper et al., 2016). This situation underscores the need for data mobilization from regional and smaller herbaria, which often contain locally collected specimens absent from larger international collections (Delves et al., 2024; Haque et al., 2020). Investment in the curation and mobilization of herbarium specimens has proven more efficient than fieldwork in generating new data (Vargas et al., 2024). Enhancing the role of regional herbaria, botanical gardens, and local communities in conservation is a promising approach (Perez et al., 2019; Vitt et al., 2023). Collaborative initiatives, such as the Rede Brasileira de Herbários and the Colombian National Herbarium, have demonstrated how decentralized collections, when integrated into global databases like GBIF, can significantly expand our understanding of biodiversity (Heberling et al., 2021; Soberón &amp; Peterson, 2009).</w:t>
        </w:r>
      </w:ins>
    </w:p>
    <w:p w14:paraId="0C33400D" w14:textId="77777777" w:rsidR="00CF4241" w:rsidRPr="006F67AD" w:rsidRDefault="00000000">
      <w:pPr>
        <w:ind w:firstLine="720"/>
        <w:jc w:val="left"/>
        <w:rPr>
          <w:rFonts w:ascii="Times New Roman" w:eastAsia="Times New Roman" w:hAnsi="Times New Roman" w:cs="Times New Roman"/>
          <w:color w:val="000000"/>
          <w:sz w:val="24"/>
          <w:szCs w:val="24"/>
        </w:rPr>
      </w:pPr>
      <w:commentRangeStart w:id="299"/>
      <w:del w:id="431" w:author="Maria Carmona-Higuita" w:date="2026-08-07T00:00:00Z">
        <w:r w:rsidRPr="006F67AD">
          <w:rPr>
            <w:rFonts w:ascii="Times New Roman" w:eastAsia="Times New Roman" w:hAnsi="Times New Roman" w:cs="Times New Roman"/>
            <w:color w:val="000000"/>
            <w:sz w:val="24"/>
            <w:szCs w:val="24"/>
          </w:rPr>
          <w:delText xml:space="preserve">Effective biodiversity conservation relies on the availability of high-quality, comprehensive biodiversity data. Our study provides a quantitative assessment of </w:delText>
        </w:r>
      </w:del>
      <w:del w:id="300" w:author="Maria Carmona-Higuita" w:date="2026-08-05T00:00:00Z">
        <w:r w:rsidRPr="006F67AD">
          <w:rPr>
            <w:rFonts w:ascii="Times New Roman" w:eastAsia="Times New Roman" w:hAnsi="Times New Roman" w:cs="Times New Roman"/>
            <w:color w:val="000000"/>
            <w:sz w:val="24"/>
            <w:szCs w:val="24"/>
          </w:rPr>
          <w:delText>taxonomic and geographic shortfalls</w:delText>
        </w:r>
      </w:del>
      <w:ins w:id="301" w:author="Maria Carmona-Higuita" w:date="2026-08-05T00:00:00Z">
        <w:r>
          <w:rPr>
            <w:rFonts w:ascii="Times New Roman" w:eastAsia="Times New Roman" w:hAnsi="Times New Roman" w:cs="Times New Roman"/>
            <w:color w:val="000000"/>
            <w:sz w:val="24"/>
            <w:szCs w:val="24"/>
          </w:rPr>
          <w:t>The Wallacean shortfall documented here has practical consequences that extend beyond database completeness. Species distribution models, range size estimates, and extinction risk assessments for Neotropical epiphytes depend on occurrence data quality; when records are sparse and spatially biased, these applications systematically underestimate the ranges of rare species and overestimate those of common ones (Feeley, 2015; Maldonado et al., 2015). Conservation prioritization under global frameworks—including the Kunming-Montreal Global Biodiversity Framework's 30×30 target—will inherit these biases, potentially undervaluing high-shortfall provinces such as the Lesser Antilles and the Colombian Andes, where endemism is high but documentation is sparse (Myers et al., 2000; Vitt et al., 2023). Addressing these shortfalls will require coordinated action: targeted field surveys in the high-shortfall provinces identified here, digitization of regional herbarium specimens (Heberling et al., 2021; Vargas et al., 2024), development of epiphyte-specific sampling standards for integration into GBIF and similar platforms, and sustained investment in taxonomic training and regional capacity (Cheek et al., 2020; Nicolson et al., 2023). Given that approximately half of angiosperm epiphyte species globally are rare, with small range sizes (Svahnström et al., 2025), and that conservation prioritization for this group is nascent (Vitt et al., 2023), closing these data gaps is not merely a scientific priority—it is a prerequisite for effective conservation action before accelerating habitat loss permanently forecloses the opportunity for survey-based discovery (Gasper et al., 2016).</w:t>
        </w:r>
      </w:ins>
      <w:del w:id="432" w:author="Maria Carmona-Higuita" w:date="2026-08-07T00:00:00Z">
        <w:r w:rsidRPr="006F67AD">
          <w:rPr>
            <w:rFonts w:ascii="Times New Roman" w:eastAsia="Times New Roman" w:hAnsi="Times New Roman" w:cs="Times New Roman"/>
            <w:color w:val="000000"/>
            <w:sz w:val="24"/>
            <w:szCs w:val="24"/>
          </w:rPr>
          <w:delText xml:space="preserve"> in epiphytic vascular plants, identifying priority areas and families that require further sampling efforts. We found severe under-sampling within key biodiversity regions either with a low number of records (Amazonia, Savannas and Southern Arid Zones), or for the biodiversity shortfalls (Mesoamerica and the Caribbean, Andes and Sub-Andean Regions and Eastern South American Forests), which limits our ability to accurately assess epiphyte diversity</w:delText>
        </w:r>
      </w:del>
      <w:commentRangeEnd w:id="299"/>
      <w:r w:rsidR="003E253D" w:rsidRPr="006F67AD">
        <w:rPr>
          <w:rStyle w:val="CommentReference"/>
          <w:rFonts w:ascii="Times New Roman" w:eastAsia="Times New Roman" w:hAnsi="Times New Roman" w:cs="Times New Roman"/>
          <w:color w:val="000000"/>
          <w:sz w:val="24"/>
          <w:szCs w:val="24"/>
        </w:rPr>
        <w:commentReference w:id="299"/>
      </w:r>
      <w:commentRangeStart w:id="302"/>
      <w:del w:id="433" w:author="Maria Carmona-Higuita" w:date="2026-08-07T00:00:00Z">
        <w:r w:rsidRPr="006F67AD">
          <w:rPr>
            <w:rFonts w:ascii="Times New Roman" w:eastAsia="Times New Roman" w:hAnsi="Times New Roman" w:cs="Times New Roman"/>
            <w:color w:val="000000"/>
            <w:sz w:val="24"/>
            <w:szCs w:val="24"/>
          </w:rPr>
          <w:delText xml:space="preserve">. Addressing these shortfalls is essential for improving biodiversity databases and ensuring that conservation strategies are based on accurate and representative data. Expanding targeted field explorations in under-sampled regions, including and describing shortfalls in other families, alongside the curation and mobilization of herbarium specimens, will be crucial to enhancing data completeness. Moreover, strengthening collaborative efforts among herbaria and research institutions will provide a more spatially balanced and taxonomically comprehensive picture of Neotropical epiphyte diversity. </w:delText>
        </w:r>
      </w:del>
      <w:commentRangeEnd w:id="302"/>
      <w:r w:rsidR="003E253D" w:rsidRPr="006F67AD">
        <w:rPr>
          <w:rStyle w:val="CommentReference"/>
          <w:rFonts w:ascii="Times New Roman" w:eastAsia="Times New Roman" w:hAnsi="Times New Roman" w:cs="Times New Roman"/>
          <w:sz w:val="24"/>
          <w:szCs w:val="24"/>
        </w:rPr>
        <w:commentReference w:id="302"/>
      </w:r>
      <w:commentRangeStart w:id="304"/>
      <w:del w:id="305" w:author="Copyeditor" w:date="2026-08-06T00:00:00Z">
        <w:r w:rsidRPr="006F67AD">
          <w:rPr>
            <w:rFonts w:ascii="Times New Roman" w:eastAsia="Times New Roman" w:hAnsi="Times New Roman" w:cs="Times New Roman"/>
            <w:sz w:val="24"/>
            <w:szCs w:val="24"/>
          </w:rPr>
          <w:delText xml:space="preserve">Such proactive approaches will enable better-informed conservation assessments and facilitate long-term studies on biodiversity responses to anthropogenic </w:delText>
        </w:r>
        <w:r w:rsidRPr="006F67AD">
          <w:rPr>
            <w:rFonts w:ascii="Times New Roman" w:eastAsia="Times New Roman" w:hAnsi="Times New Roman" w:cs="Times New Roman"/>
            <w:sz w:val="24"/>
            <w:szCs w:val="24"/>
          </w:rPr>
          <w:lastRenderedPageBreak/>
          <w:delText>pressures.</w:delText>
        </w:r>
      </w:del>
      <w:commentRangeEnd w:id="304"/>
      <w:r w:rsidRPr="006F67AD">
        <w:rPr>
          <w:rStyle w:val="CommentReference"/>
          <w:rFonts w:ascii="Times New Roman" w:eastAsia="Times New Roman" w:hAnsi="Times New Roman" w:cs="Times New Roman"/>
          <w:sz w:val="24"/>
          <w:szCs w:val="24"/>
        </w:rPr>
        <w:commentReference w:id="304"/>
      </w:r>
      <w:r w:rsidRPr="006F67AD">
        <w:rPr>
          <w:rFonts w:ascii="Times New Roman" w:hAnsi="Times New Roman" w:cs="Times New Roman"/>
          <w:sz w:val="24"/>
          <w:szCs w:val="24"/>
        </w:rPr>
        <w:br w:type="page"/>
      </w:r>
    </w:p>
    <w:p w14:paraId="252CF5DC" w14:textId="77777777" w:rsidR="00CF4241" w:rsidRPr="006F67AD" w:rsidRDefault="00000000">
      <w:pPr>
        <w:pStyle w:val="Heading1"/>
        <w:jc w:val="left"/>
      </w:pPr>
      <w:r w:rsidRPr="006F67AD">
        <w:lastRenderedPageBreak/>
        <w:t>Figures</w:t>
      </w:r>
    </w:p>
    <w:p w14:paraId="48E0C92B" w14:textId="77777777" w:rsidR="00CF4241" w:rsidRPr="006F67AD"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0"/>
          <w:id w:val="230665868"/>
        </w:sdtPr>
        <w:sdtContent>
          <w:r w:rsidRPr="006F67AD">
            <w:rPr>
              <w:rFonts w:ascii="Times New Roman" w:eastAsia="Arial Unicode MS" w:hAnsi="Times New Roman" w:cs="Times New Roman"/>
              <w:sz w:val="24"/>
              <w:szCs w:val="24"/>
            </w:rPr>
            <w:t xml:space="preserve">Figure 1. Geographic distribution of epiphyte species records for the five most diverse epiphyte families in the Neotropics at a grid cell resolution of ≈ 55 km at the equator. The bivariate map shows species richness (x-axis) and number of occurrence records (y-axis) per grid cell, </w:t>
          </w:r>
          <w:del w:id="307" w:author="Copyeditor" w:date="2026-08-06T00:00:00Z">
            <w:r w:rsidRPr="006F67AD">
              <w:rPr>
                <w:rFonts w:ascii="Times New Roman" w:eastAsia="Times New Roman" w:hAnsi="Times New Roman" w:cs="Times New Roman"/>
                <w:sz w:val="24"/>
                <w:szCs w:val="24"/>
              </w:rPr>
              <w:delText>with values categorized into quartiles</w:delText>
            </w:r>
          </w:del>
          <w:ins w:id="308" w:author="Copyeditor" w:date="2026-08-06T00:00:00Z">
            <w:r w:rsidRPr="006F67AD">
              <w:rPr>
                <w:rFonts w:ascii="Times New Roman" w:eastAsia="Times New Roman" w:hAnsi="Times New Roman" w:cs="Times New Roman"/>
                <w:sz w:val="24"/>
                <w:szCs w:val="24"/>
              </w:rPr>
              <w:t>with each axis divided into four equal-frequency classes for visualization</w:t>
            </w:r>
          </w:ins>
          <w:r w:rsidRPr="006F67AD">
            <w:rPr>
              <w:rFonts w:ascii="Times New Roman" w:eastAsia="Arial Unicode MS" w:hAnsi="Times New Roman" w:cs="Times New Roman"/>
              <w:sz w:val="24"/>
              <w:szCs w:val="24"/>
            </w:rPr>
            <w:t xml:space="preserve">. Data were compiled from Carmona-Higuita et al., 2023 and mapped using the Behrmann projection. White cells indicate areas with no recorded occurrences. Areas with high record density generally coincide with high species richness, particularly in the Andes, Central America, and the Atlantic Forest, while some regions (e.g., the Amazon Basin) show relatively high species numbers with fewer records, suggesting potential under-sampling. </w:t>
          </w:r>
        </w:sdtContent>
      </w:sdt>
    </w:p>
    <w:p w14:paraId="72926510" w14:textId="77777777" w:rsidR="00CF4241" w:rsidRPr="006F67AD" w:rsidRDefault="00000000">
      <w:pPr>
        <w:jc w:val="left"/>
        <w:rPr>
          <w:rFonts w:ascii="Times New Roman" w:hAnsi="Times New Roman" w:cs="Times New Roman"/>
          <w:sz w:val="24"/>
          <w:szCs w:val="24"/>
        </w:rPr>
      </w:pPr>
      <w:r w:rsidRPr="006F67AD">
        <w:rPr>
          <w:rFonts w:ascii="Times New Roman" w:hAnsi="Times New Roman" w:cs="Times New Roman"/>
          <w:noProof/>
          <w:sz w:val="24"/>
          <w:szCs w:val="24"/>
        </w:rPr>
        <w:lastRenderedPageBreak/>
        <w:drawing>
          <wp:inline distT="114300" distB="114300" distL="114300" distR="114300" wp14:anchorId="6E2D6DB4" wp14:editId="5FD67B37">
            <wp:extent cx="4814888" cy="4369382"/>
            <wp:effectExtent l="0" t="0" r="0" b="0"/>
            <wp:docPr id="21184639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814888" cy="4369382"/>
                    </a:xfrm>
                    <a:prstGeom prst="rect">
                      <a:avLst/>
                    </a:prstGeom>
                    <a:ln/>
                  </pic:spPr>
                </pic:pic>
              </a:graphicData>
            </a:graphic>
          </wp:inline>
        </w:drawing>
      </w:r>
      <w:r w:rsidRPr="006F67AD">
        <w:rPr>
          <w:rFonts w:ascii="Times New Roman" w:hAnsi="Times New Roman" w:cs="Times New Roman"/>
          <w:sz w:val="24"/>
          <w:szCs w:val="24"/>
        </w:rPr>
        <w:br w:type="page"/>
      </w:r>
    </w:p>
    <w:p w14:paraId="753C0CF9" w14:textId="77777777" w:rsidR="00CF4241" w:rsidRPr="006F67AD" w:rsidRDefault="00000000">
      <w:pPr>
        <w:jc w:val="left"/>
        <w:rPr>
          <w:rFonts w:ascii="Times New Roman" w:hAnsi="Times New Roman" w:cs="Times New Roman"/>
          <w:sz w:val="24"/>
          <w:szCs w:val="24"/>
        </w:rPr>
      </w:pPr>
      <w:r w:rsidRPr="006F67AD">
        <w:rPr>
          <w:rFonts w:ascii="Times New Roman" w:hAnsi="Times New Roman" w:cs="Times New Roman"/>
          <w:sz w:val="24"/>
          <w:szCs w:val="24"/>
        </w:rPr>
        <w:lastRenderedPageBreak/>
        <w:t xml:space="preserve">Figure 2. </w:t>
      </w:r>
      <w:del w:id="309" w:author="Maria Carmona-Higuita" w:date="2026-08-05T00:00:00Z">
        <w:r w:rsidRPr="006F67AD">
          <w:rPr>
            <w:rFonts w:ascii="Times New Roman" w:hAnsi="Times New Roman" w:cs="Times New Roman"/>
            <w:sz w:val="24"/>
            <w:szCs w:val="24"/>
          </w:rPr>
          <w:delText>Taxonomic shortfalls</w:delText>
        </w:r>
      </w:del>
      <w:ins w:id="310" w:author="Maria Carmona-Higuita" w:date="2026-08-05T00:00:00Z">
        <w:r w:rsidRPr="006F67AD">
          <w:rPr>
            <w:rFonts w:ascii="Times New Roman" w:hAnsi="Times New Roman" w:cs="Times New Roman"/>
            <w:sz w:val="24"/>
            <w:szCs w:val="24"/>
          </w:rPr>
          <w:t>Sampling deficiency (slope-based proxy)</w:t>
        </w:r>
      </w:ins>
      <w:r w:rsidRPr="006F67AD">
        <w:rPr>
          <w:rFonts w:ascii="Times New Roman" w:hAnsi="Times New Roman" w:cs="Times New Roman"/>
          <w:sz w:val="24"/>
          <w:szCs w:val="24"/>
        </w:rPr>
        <w:t xml:space="preserve"> for the five most diverse epiphyte families in the Neotropics. The maps show the geographic distribution of </w:t>
      </w:r>
      <w:del w:id="311" w:author="Maria Carmona-Higuita" w:date="2026-08-05T00:00:00Z">
        <w:r w:rsidRPr="006F67AD">
          <w:rPr>
            <w:rFonts w:ascii="Times New Roman" w:hAnsi="Times New Roman" w:cs="Times New Roman"/>
            <w:sz w:val="24"/>
            <w:szCs w:val="24"/>
          </w:rPr>
          <w:delText>taxonomic shortfalls</w:delText>
        </w:r>
      </w:del>
      <w:ins w:id="312" w:author="Maria Carmona-Higuita" w:date="2026-08-05T00:00:00Z">
        <w:r w:rsidRPr="006F67AD">
          <w:rPr>
            <w:rFonts w:ascii="Times New Roman" w:hAnsi="Times New Roman" w:cs="Times New Roman"/>
            <w:sz w:val="24"/>
            <w:szCs w:val="24"/>
          </w:rPr>
          <w:t>sampling deficiency</w:t>
        </w:r>
      </w:ins>
      <w:r w:rsidRPr="006F67AD">
        <w:rPr>
          <w:rFonts w:ascii="Times New Roman" w:hAnsi="Times New Roman" w:cs="Times New Roman"/>
          <w:sz w:val="24"/>
          <w:szCs w:val="24"/>
        </w:rPr>
        <w:t xml:space="preserve">, calculated using the </w:t>
      </w:r>
      <w:r w:rsidRPr="006F67AD">
        <w:rPr>
          <w:rFonts w:ascii="Times New Roman" w:hAnsi="Times New Roman" w:cs="Times New Roman"/>
          <w:i/>
          <w:sz w:val="24"/>
          <w:szCs w:val="24"/>
        </w:rPr>
        <w:t xml:space="preserve">slope </w:t>
      </w:r>
      <w:r w:rsidRPr="006F67AD">
        <w:rPr>
          <w:rFonts w:ascii="Times New Roman" w:hAnsi="Times New Roman" w:cs="Times New Roman"/>
          <w:sz w:val="24"/>
          <w:szCs w:val="24"/>
        </w:rPr>
        <w:t xml:space="preserve">estimated with KnowBR, at a grid cell resolution of ≈ 55 km at the equator. Colors represent the </w:t>
      </w:r>
      <w:commentRangeStart w:id="313"/>
      <w:del w:id="314" w:author="Maria Carmona-Higuita" w:date="2026-08-05T00:00:00Z">
        <w:r w:rsidRPr="006F67AD">
          <w:rPr>
            <w:rFonts w:ascii="Times New Roman" w:hAnsi="Times New Roman" w:cs="Times New Roman"/>
            <w:sz w:val="24"/>
            <w:szCs w:val="24"/>
          </w:rPr>
          <w:delText>degree sampling completeness, categorized into quartiles: low (red, 2.1 – 53.6), middle low (light orange, 53.7</w:delText>
        </w:r>
      </w:del>
      <w:del w:id="315" w:author="Copyeditor" w:date="2026-08-06T00:00:00Z">
        <w:r w:rsidRPr="006F67AD">
          <w:rPr>
            <w:rFonts w:ascii="Times New Roman" w:hAnsi="Times New Roman" w:cs="Times New Roman"/>
            <w:sz w:val="24"/>
            <w:szCs w:val="24"/>
          </w:rPr>
          <w:delText xml:space="preserve"> – 77.1), middle high (light green, 77.2 – 92.9), and high (light blue, 93 – 116</w:delText>
        </w:r>
      </w:del>
      <w:commentRangeEnd w:id="313"/>
      <w:r w:rsidRPr="006F67AD">
        <w:rPr>
          <w:rStyle w:val="CommentReference"/>
          <w:rFonts w:ascii="Times New Roman" w:hAnsi="Times New Roman" w:cs="Times New Roman"/>
          <w:sz w:val="24"/>
          <w:szCs w:val="24"/>
        </w:rPr>
        <w:commentReference w:id="313"/>
      </w:r>
      <w:del w:id="316" w:author="Maria Carmona-Higuita" w:date="2026-08-05T00:00:00Z">
        <w:r w:rsidRPr="006F67AD">
          <w:rPr>
            <w:rFonts w:ascii="Times New Roman" w:hAnsi="Times New Roman" w:cs="Times New Roman"/>
            <w:sz w:val="24"/>
            <w:szCs w:val="24"/>
          </w:rPr>
          <w:delText xml:space="preserve"> ).</w:delText>
        </w:r>
      </w:del>
      <w:ins w:id="317" w:author="Maria Carmona-Higuita" w:date="2026-08-05T00:00:00Z">
        <w:r w:rsidRPr="006F67AD">
          <w:rPr>
            <w:rFonts w:ascii="Times New Roman" w:hAnsi="Times New Roman" w:cs="Times New Roman"/>
            <w:sz w:val="24"/>
            <w:szCs w:val="24"/>
          </w:rPr>
          <w:t xml:space="preserve">degree of sampling completeness, categorized using three classes: well-sampled (red, slope &lt; 0.02), fairly-sampled (light green, 0.02 ≤ slope ≤ 0.3), and poorly-sampled (blue, slope &gt; 0.3). Grid cell borders have been removed for visual clarity. </w:t>
        </w:r>
      </w:ins>
      <w:r w:rsidRPr="006F67AD">
        <w:rPr>
          <w:rFonts w:ascii="Times New Roman" w:hAnsi="Times New Roman" w:cs="Times New Roman"/>
          <w:sz w:val="24"/>
          <w:szCs w:val="24"/>
        </w:rPr>
        <w:t xml:space="preserve">Slope was mapped using the Behrmann projection, and smaller islands were excluded for visualization purposes. The total map includes all five families (Araceae, Bromeliaceae, Orchidaceae, Piperaceae, and Polypodiaceae), while individual panels show their specific sampling patterns. Well-sampled regions were </w:t>
      </w:r>
      <w:del w:id="318" w:author="Maria Carmona-Higuita" w:date="2026-08-05T00:00:00Z">
        <w:r w:rsidRPr="006F67AD">
          <w:rPr>
            <w:rFonts w:ascii="Times New Roman" w:hAnsi="Times New Roman" w:cs="Times New Roman"/>
            <w:sz w:val="24"/>
            <w:szCs w:val="24"/>
          </w:rPr>
          <w:delText>rare located</w:delText>
        </w:r>
      </w:del>
      <w:ins w:id="319" w:author="Maria Carmona-Higuita" w:date="2026-08-05T00:00:00Z">
        <w:r w:rsidRPr="006F67AD">
          <w:rPr>
            <w:rFonts w:ascii="Times New Roman" w:hAnsi="Times New Roman" w:cs="Times New Roman"/>
            <w:sz w:val="24"/>
            <w:szCs w:val="24"/>
          </w:rPr>
          <w:t>rare, located</w:t>
        </w:r>
      </w:ins>
      <w:del w:id="320" w:author="Maria Carmona-Higuita" w:date="2026-08-05T00:00:00Z">
        <w:r w:rsidRPr="006F67AD">
          <w:rPr>
            <w:rFonts w:ascii="Times New Roman" w:hAnsi="Times New Roman" w:cs="Times New Roman"/>
            <w:sz w:val="24"/>
            <w:szCs w:val="24"/>
          </w:rPr>
          <w:delText xml:space="preserve"> mainly in in </w:delText>
        </w:r>
      </w:del>
      <w:ins w:id="321" w:author="Maria Carmona-Higuita" w:date="2026-08-05T00:00:00Z">
        <w:r w:rsidRPr="006F67AD">
          <w:rPr>
            <w:rFonts w:ascii="Times New Roman" w:hAnsi="Times New Roman" w:cs="Times New Roman"/>
            <w:sz w:val="24"/>
            <w:szCs w:val="24"/>
          </w:rPr>
          <w:t xml:space="preserve"> mainly in </w:t>
        </w:r>
      </w:ins>
      <w:r w:rsidRPr="006F67AD">
        <w:rPr>
          <w:rFonts w:ascii="Times New Roman" w:hAnsi="Times New Roman" w:cs="Times New Roman"/>
          <w:sz w:val="24"/>
          <w:szCs w:val="24"/>
        </w:rPr>
        <w:t xml:space="preserve">Central America (Mexico: particularly in the states of Veracruz and Chiapas), Costa Rica, some Caribbean islands, and the Brazilian Atlantic region; whereas most areas in the Neotropics remain poorly sampled, </w:t>
      </w:r>
      <w:del w:id="322" w:author="Maria Carmona-Higuita" w:date="2026-08-05T00:00:00Z">
        <w:r w:rsidRPr="006F67AD">
          <w:rPr>
            <w:rFonts w:ascii="Times New Roman" w:hAnsi="Times New Roman" w:cs="Times New Roman"/>
            <w:sz w:val="24"/>
            <w:szCs w:val="24"/>
          </w:rPr>
          <w:delText>suggesting gaps in taxonomic knowledge.</w:delText>
        </w:r>
      </w:del>
      <w:ins w:id="323" w:author="Maria Carmona-Higuita" w:date="2026-08-05T00:00:00Z">
        <w:r w:rsidRPr="006F67AD">
          <w:rPr>
            <w:rFonts w:ascii="Times New Roman" w:hAnsi="Times New Roman" w:cs="Times New Roman"/>
            <w:sz w:val="24"/>
            <w:szCs w:val="24"/>
          </w:rPr>
          <w:t>suggesting important gaps in distributional knowledge.</w:t>
        </w:r>
      </w:ins>
    </w:p>
    <w:p w14:paraId="1BCA9788" w14:textId="77777777" w:rsidR="00CF4241" w:rsidRPr="006F67AD" w:rsidRDefault="00000000">
      <w:pPr>
        <w:jc w:val="left"/>
        <w:rPr>
          <w:rFonts w:ascii="Times New Roman" w:hAnsi="Times New Roman" w:cs="Times New Roman"/>
          <w:sz w:val="24"/>
          <w:szCs w:val="24"/>
        </w:rPr>
      </w:pPr>
      <w:commentRangeStart w:id="324"/>
      <w:r w:rsidRPr="006F67AD">
        <w:rPr>
          <w:rFonts w:ascii="Times New Roman" w:hAnsi="Times New Roman" w:cs="Times New Roman"/>
          <w:noProof/>
          <w:sz w:val="24"/>
          <w:szCs w:val="24"/>
        </w:rPr>
        <w:lastRenderedPageBreak/>
        <w:drawing>
          <wp:inline distT="114300" distB="114300" distL="114300" distR="114300" wp14:anchorId="4241CB51" wp14:editId="7121B033">
            <wp:extent cx="5400000" cy="7614000"/>
            <wp:effectExtent l="0" t="0" r="0" b="0"/>
            <wp:docPr id="21184639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400000" cy="7614000"/>
                    </a:xfrm>
                    <a:prstGeom prst="rect">
                      <a:avLst/>
                    </a:prstGeom>
                    <a:ln/>
                  </pic:spPr>
                </pic:pic>
              </a:graphicData>
            </a:graphic>
          </wp:inline>
        </w:drawing>
      </w:r>
      <w:commentRangeEnd w:id="324"/>
      <w:r w:rsidRPr="006F67AD">
        <w:rPr>
          <w:rStyle w:val="CommentReference"/>
          <w:rFonts w:ascii="Times New Roman" w:hAnsi="Times New Roman" w:cs="Times New Roman"/>
          <w:sz w:val="24"/>
          <w:szCs w:val="24"/>
        </w:rPr>
        <w:commentReference w:id="324"/>
      </w:r>
    </w:p>
    <w:p w14:paraId="4624059C" w14:textId="77777777" w:rsidR="00CF4241" w:rsidRPr="006F67AD" w:rsidRDefault="00000000">
      <w:pPr>
        <w:jc w:val="left"/>
        <w:rPr>
          <w:rFonts w:ascii="Times New Roman" w:hAnsi="Times New Roman" w:cs="Times New Roman"/>
          <w:sz w:val="24"/>
          <w:szCs w:val="24"/>
        </w:rPr>
      </w:pPr>
      <w:sdt>
        <w:sdtPr>
          <w:rPr>
            <w:rFonts w:ascii="Times New Roman" w:hAnsi="Times New Roman" w:cs="Times New Roman"/>
            <w:sz w:val="24"/>
            <w:szCs w:val="24"/>
          </w:rPr>
          <w:tag w:val="goog_rdk_2"/>
          <w:id w:val="-1954549614"/>
        </w:sdtPr>
        <w:sdtContent>
          <w:r w:rsidRPr="006F67AD">
            <w:rPr>
              <w:rFonts w:ascii="Times New Roman" w:eastAsia="Arial Unicode MS" w:hAnsi="Times New Roman" w:cs="Times New Roman"/>
              <w:sz w:val="24"/>
              <w:szCs w:val="24"/>
            </w:rPr>
            <w:t xml:space="preserve">Figure 3. </w:t>
          </w:r>
          <w:del w:id="325" w:author="Maria Carmona-Higuita" w:date="2026-08-05T00:00:00Z">
            <w:r w:rsidRPr="006F67AD">
              <w:rPr>
                <w:rFonts w:ascii="Times New Roman" w:eastAsia="Arial Unicode MS" w:hAnsi="Times New Roman" w:cs="Times New Roman"/>
                <w:sz w:val="24"/>
                <w:szCs w:val="24"/>
              </w:rPr>
              <w:delText>Geographic shortfalls</w:delText>
            </w:r>
          </w:del>
          <w:ins w:id="326" w:author="Maria Carmona-Higuita" w:date="2026-08-05T00:00:00Z">
            <w:r w:rsidRPr="006F67AD">
              <w:rPr>
                <w:rFonts w:ascii="Times New Roman" w:eastAsia="Arial Unicode MS" w:hAnsi="Times New Roman" w:cs="Times New Roman"/>
                <w:sz w:val="24"/>
                <w:szCs w:val="24"/>
              </w:rPr>
              <w:t>Wallacean shortfalls (completeness and R/S ratio proxy)</w:t>
            </w:r>
          </w:ins>
          <w:r w:rsidRPr="006F67AD">
            <w:rPr>
              <w:rFonts w:ascii="Times New Roman" w:eastAsia="Arial Unicode MS" w:hAnsi="Times New Roman" w:cs="Times New Roman"/>
              <w:sz w:val="24"/>
              <w:szCs w:val="24"/>
            </w:rPr>
            <w:t xml:space="preserve"> for the five most diverse epiphyte families in the Neotropics. The maps display the geographic distribution of </w:t>
          </w:r>
          <w:del w:id="327" w:author="Maria Carmona-Higuita" w:date="2026-08-05T00:00:00Z">
            <w:r w:rsidRPr="006F67AD">
              <w:rPr>
                <w:rFonts w:ascii="Times New Roman" w:eastAsia="Arial Unicode MS" w:hAnsi="Times New Roman" w:cs="Times New Roman"/>
                <w:sz w:val="24"/>
                <w:szCs w:val="24"/>
              </w:rPr>
              <w:delText>geographic shortfalls</w:delText>
            </w:r>
          </w:del>
          <w:ins w:id="328" w:author="Maria Carmona-Higuita" w:date="2026-08-05T00:00:00Z">
            <w:r w:rsidRPr="006F67AD">
              <w:rPr>
                <w:rFonts w:ascii="Times New Roman" w:eastAsia="Arial Unicode MS" w:hAnsi="Times New Roman" w:cs="Times New Roman"/>
                <w:sz w:val="24"/>
                <w:szCs w:val="24"/>
              </w:rPr>
              <w:t>Wallacean shortfalls</w:t>
            </w:r>
          </w:ins>
          <w:r w:rsidRPr="006F67AD">
            <w:rPr>
              <w:rFonts w:ascii="Times New Roman" w:eastAsia="Arial Unicode MS" w:hAnsi="Times New Roman" w:cs="Times New Roman"/>
              <w:sz w:val="24"/>
              <w:szCs w:val="24"/>
            </w:rPr>
            <w:t xml:space="preserve"> for epiphytes, assessed using KnowBR at a grid cell resolution of  ≈ 55 km at the equator. </w:t>
          </w:r>
          <w:commentRangeStart w:id="329"/>
          <w:r w:rsidRPr="006F67AD">
            <w:rPr>
              <w:rFonts w:ascii="Times New Roman" w:eastAsia="Arial Unicode MS" w:hAnsi="Times New Roman" w:cs="Times New Roman"/>
              <w:sz w:val="24"/>
              <w:szCs w:val="24"/>
            </w:rPr>
            <w:t xml:space="preserve">Colors indicate the level of </w:t>
          </w:r>
          <w:del w:id="330" w:author="Maria Carmona-Higuita" w:date="2026-08-05T00:00:00Z">
            <w:r w:rsidRPr="006F67AD">
              <w:rPr>
                <w:rFonts w:ascii="Times New Roman" w:eastAsia="Arial Unicode MS" w:hAnsi="Times New Roman" w:cs="Times New Roman"/>
                <w:sz w:val="24"/>
                <w:szCs w:val="24"/>
              </w:rPr>
              <w:delText>geographic samp</w:delText>
            </w:r>
          </w:del>
          <w:ins w:id="331" w:author="Maria Carmona-Higuita" w:date="2026-08-05T00:00:00Z">
            <w:r w:rsidRPr="006F67AD">
              <w:rPr>
                <w:rFonts w:ascii="Times New Roman" w:eastAsia="Arial Unicode MS" w:hAnsi="Times New Roman" w:cs="Times New Roman"/>
                <w:sz w:val="24"/>
                <w:szCs w:val="24"/>
              </w:rPr>
              <w:t>distributional samp</w:t>
            </w:r>
          </w:ins>
          <w:del w:id="434" w:author="Maria Carmona-Higuita" w:date="2026-08-07T00:00:00Z">
            <w:r w:rsidRPr="006F67AD">
              <w:rPr>
                <w:rFonts w:ascii="Times New Roman" w:eastAsia="Arial Unicode MS" w:hAnsi="Times New Roman" w:cs="Times New Roman"/>
                <w:sz w:val="24"/>
                <w:szCs w:val="24"/>
              </w:rPr>
              <w:delText xml:space="preserve">ling: well-sampled (cyan, slope &lt; 0.02, completeness &gt; 90%, R/S ratio &gt; 15), fairly sampled (light green, intermediate values), and poorly sampled (red, slope &gt; 0.3, completeness &lt; 50%, R/S ratio &lt; 3). </w:delText>
            </w:r>
          </w:del>
          <w:ins w:id="435" w:author="Maria Carmona-Higuita" w:date="2026-08-07T00:00:00Z">
            <w:r>
              <w:rPr>
                <w:rFonts w:ascii="Times New Roman" w:eastAsia="Arial Unicode MS" w:hAnsi="Times New Roman" w:cs="Times New Roman"/>
                <w:sz w:val="24"/>
                <w:szCs w:val="24"/>
              </w:rPr>
              <w:t xml:space="preserve">ling: well-sampled (red, slope &lt; 0.02, completeness &gt; 90%, R/S ratio &gt; 15), fairly sampled (light green, intermediate values), and poorly sampled (blue, slope &gt; 0.3, completeness &lt; 50%, R/S ratio &lt; 3). Grid cell borders have been removed for visual clarity. </w:t>
            </w:r>
          </w:ins>
          <w:commentRangeEnd w:id="329"/>
          <w:r w:rsidR="00E66376" w:rsidRPr="006F67AD">
            <w:rPr>
              <w:rStyle w:val="CommentReference"/>
              <w:rFonts w:ascii="Times New Roman" w:eastAsia="Arial Unicode MS" w:hAnsi="Times New Roman" w:cs="Times New Roman"/>
              <w:sz w:val="24"/>
              <w:szCs w:val="24"/>
            </w:rPr>
            <w:commentReference w:id="329"/>
          </w:r>
          <w:r w:rsidRPr="006F67AD">
            <w:rPr>
              <w:rFonts w:ascii="Times New Roman" w:eastAsia="Arial Unicode MS" w:hAnsi="Times New Roman" w:cs="Times New Roman"/>
              <w:sz w:val="24"/>
              <w:szCs w:val="24"/>
            </w:rPr>
            <w:t xml:space="preserve">The total map represents all families combined, while individual panels show patterns for Araceae, Bromeliaceae, Orchidaceae, Piperaceae, and Polypodiaceae. The Behrmann projection was used, and smaller islands were excluded for visualization. The results highlight that most areas in the Neotropics remain poorly sampled. </w:t>
          </w:r>
        </w:sdtContent>
      </w:sdt>
    </w:p>
    <w:p w14:paraId="6EF81D44" w14:textId="77777777" w:rsidR="002D2C5A" w:rsidRPr="006F67AD" w:rsidRDefault="002D2C5A">
      <w:pPr>
        <w:jc w:val="left"/>
        <w:rPr>
          <w:rFonts w:ascii="Times New Roman" w:hAnsi="Times New Roman" w:cs="Times New Roman"/>
          <w:color w:val="000000"/>
          <w:sz w:val="24"/>
          <w:szCs w:val="24"/>
        </w:rPr>
      </w:pPr>
      <w:r w:rsidRPr="006F67AD">
        <w:rPr>
          <w:rFonts w:ascii="Times New Roman" w:hAnsi="Times New Roman" w:cs="Times New Roman"/>
          <w:noProof/>
          <w:sz w:val="24"/>
          <w:szCs w:val="24"/>
        </w:rPr>
        <w:lastRenderedPageBreak/>
        <w:drawing>
          <wp:inline distT="0" distB="0" distL="0" distR="0" wp14:anchorId="01862FB3" wp14:editId="704DF912">
            <wp:extent cx="5943600" cy="4458335"/>
            <wp:effectExtent l="0" t="0" r="0" b="0"/>
            <wp:docPr id="127075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3F87B39D" w14:textId="77777777" w:rsidR="00CF4241" w:rsidRPr="006F67AD" w:rsidRDefault="00000000">
      <w:pPr>
        <w:jc w:val="left"/>
        <w:rPr>
          <w:ins w:id="332" w:author="Maria Carmona-Higuita" w:date="2026-08-06T00:00:00Z"/>
          <w:rFonts w:ascii="Times New Roman" w:hAnsi="Times New Roman" w:cs="Times New Roman"/>
          <w:color w:val="000000"/>
          <w:sz w:val="24"/>
          <w:szCs w:val="24"/>
        </w:rPr>
      </w:pPr>
      <w:ins w:id="333" w:author="Maria Carmona-Higuita" w:date="2026-08-06T00:00:00Z">
        <w:r w:rsidRPr="006F67AD">
          <w:rPr>
            <w:rFonts w:ascii="Times New Roman" w:hAnsi="Times New Roman" w:cs="Times New Roman"/>
            <w:sz w:val="24"/>
            <w:szCs w:val="24"/>
          </w:rPr>
          <w:t>Figure 4. Biogeographic provinces of the Neotropics as defined by Morrone et al. (2022), used as the spatial framework for regional comparisons of Wallacean shortfall patterns. Province boundaries were used to summarize the distribution of well-sampled, fairly sampled, and poorly sampled grid cells across regions.</w:t>
        </w:r>
      </w:ins>
      <w:ins w:id="334" w:author="Maria Carmona-Higuita" w:date="2026-08-07T00:00:00Z">
        <w:r w:rsidRPr="006F67AD">
          <w:rPr>
            <w:rFonts w:ascii="Times New Roman" w:hAnsi="Times New Roman" w:cs="Times New Roman"/>
            <w:sz w:val="24"/>
            <w:szCs w:val="24"/>
          </w:rPr>
          <w:t xml:space="preserve"> Maps are displayed in Mollweide equal-area projection.</w:t>
        </w:r>
      </w:ins>
    </w:p>
    <w:p w14:paraId="540255E4" w14:textId="77777777" w:rsidR="00CF4241" w:rsidRPr="006F67AD" w:rsidRDefault="00000000">
      <w:pPr>
        <w:jc w:val="left"/>
        <w:rPr>
          <w:rFonts w:ascii="Times New Roman" w:eastAsia="Times New Roman" w:hAnsi="Times New Roman" w:cs="Times New Roman"/>
          <w:color w:val="000000"/>
          <w:sz w:val="24"/>
          <w:szCs w:val="24"/>
        </w:rPr>
      </w:pPr>
      <w:r w:rsidRPr="006F67AD">
        <w:rPr>
          <w:rFonts w:ascii="Times New Roman" w:eastAsia="Times New Roman" w:hAnsi="Times New Roman" w:cs="Times New Roman"/>
          <w:noProof/>
          <w:color w:val="000000"/>
          <w:sz w:val="24"/>
          <w:szCs w:val="24"/>
        </w:rPr>
        <w:lastRenderedPageBreak/>
        <w:drawing>
          <wp:inline distT="114300" distB="114300" distL="114300" distR="114300" wp14:anchorId="34718333" wp14:editId="01C2F9F2">
            <wp:extent cx="5400000" cy="7614000"/>
            <wp:effectExtent l="0" t="0" r="0" b="0"/>
            <wp:docPr id="21184639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00000" cy="7614000"/>
                    </a:xfrm>
                    <a:prstGeom prst="rect">
                      <a:avLst/>
                    </a:prstGeom>
                    <a:ln/>
                  </pic:spPr>
                </pic:pic>
              </a:graphicData>
            </a:graphic>
          </wp:inline>
        </w:drawing>
      </w:r>
      <w:r w:rsidRPr="006F67AD">
        <w:rPr>
          <w:rFonts w:ascii="Times New Roman" w:hAnsi="Times New Roman" w:cs="Times New Roman"/>
          <w:sz w:val="24"/>
          <w:szCs w:val="24"/>
        </w:rPr>
        <w:br w:type="page"/>
      </w:r>
    </w:p>
    <w:p w14:paraId="78A5ED15" w14:textId="457D4919" w:rsidR="00CF4241" w:rsidRPr="006F67AD" w:rsidRDefault="00000000">
      <w:pPr>
        <w:jc w:val="left"/>
        <w:rPr>
          <w:rFonts w:ascii="Times New Roman" w:hAnsi="Times New Roman" w:cs="Times New Roman"/>
          <w:sz w:val="24"/>
          <w:szCs w:val="24"/>
        </w:rPr>
      </w:pPr>
      <w:ins w:id="335" w:author="Maria Carmona-Higuita" w:date="2026-08-06T00:00:00Z">
        <w:r w:rsidRPr="006F67AD">
          <w:rPr>
            <w:rFonts w:ascii="Times New Roman" w:hAnsi="Times New Roman" w:cs="Times New Roman"/>
            <w:sz w:val="24"/>
            <w:szCs w:val="24"/>
          </w:rPr>
          <w:lastRenderedPageBreak/>
          <w:t>Appendix S8, Figure S8.1. Spatial clustering of inventory completeness for the five most diverse vascular epiphyte families in the Neotropics. Grid cells were classified using the Getis-Ord Gi* statistic as areas of high sampling concentration (red: Gi* &gt; 1.96) or low sampling concentration (blue: Gi* &lt; -1.96; 95% confidence level). Analyses used presence records from Carmona-Higuita et al. (2023) at 30 arc-minute resolution (~55 km at equator; Behrmann projection). These clusters reflect historical concentration of botanical survey effort, not priority areas for future sampling; the latter are the completely unsampled cells (white in Figures 1 and 2 of the main text).</w:t>
        </w:r>
      </w:ins>
    </w:p>
    <w:p w14:paraId="4DC7F852" w14:textId="5263E5DE" w:rsidR="00E66376" w:rsidRDefault="00000000">
      <w:pPr>
        <w:jc w:val="left"/>
        <w:rPr>
          <w:rFonts w:ascii="Times New Roman" w:hAnsi="Times New Roman" w:cs="Times New Roman"/>
          <w:sz w:val="24"/>
          <w:szCs w:val="24"/>
        </w:rPr>
      </w:pPr>
      <w:del w:id="336" w:author="Reviewer" w:date="2026-08-07T15:33:00Z" w16du:dateUtc="2026-08-07T13:33:00Z">
        <w:r w:rsidRPr="006F67AD" w:rsidDel="00E66376">
          <w:rPr>
            <w:rFonts w:ascii="Times New Roman" w:hAnsi="Times New Roman" w:cs="Times New Roman"/>
            <w:noProof/>
            <w:sz w:val="24"/>
            <w:szCs w:val="24"/>
          </w:rPr>
          <w:drawing>
            <wp:inline distT="114300" distB="114300" distL="114300" distR="114300" wp14:anchorId="2FFB7828" wp14:editId="5D766165">
              <wp:extent cx="4586288" cy="4388792"/>
              <wp:effectExtent l="0" t="0" r="0" b="0"/>
              <wp:docPr id="21184639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50320" t="7619" b="8929"/>
                      <a:stretch>
                        <a:fillRect/>
                      </a:stretch>
                    </pic:blipFill>
                    <pic:spPr>
                      <a:xfrm>
                        <a:off x="0" y="0"/>
                        <a:ext cx="4586288" cy="4388792"/>
                      </a:xfrm>
                      <a:prstGeom prst="rect">
                        <a:avLst/>
                      </a:prstGeom>
                      <a:ln/>
                    </pic:spPr>
                  </pic:pic>
                </a:graphicData>
              </a:graphic>
            </wp:inline>
          </w:drawing>
        </w:r>
      </w:del>
    </w:p>
    <w:p w14:paraId="108535FE" w14:textId="7BC271EE" w:rsidR="00CF4241" w:rsidRPr="006F67AD" w:rsidRDefault="00E66376">
      <w:pPr>
        <w:jc w:val="left"/>
        <w:rPr>
          <w:rFonts w:ascii="Times New Roman" w:eastAsia="Times New Roman" w:hAnsi="Times New Roman" w:cs="Times New Roman"/>
          <w:b/>
          <w:sz w:val="24"/>
          <w:szCs w:val="24"/>
        </w:rPr>
      </w:pPr>
      <w:sdt>
        <w:sdtPr>
          <w:rPr>
            <w:rFonts w:ascii="Times New Roman" w:hAnsi="Times New Roman" w:cs="Times New Roman"/>
            <w:sz w:val="24"/>
            <w:szCs w:val="24"/>
          </w:rPr>
          <w:tag w:val="goog_rdk_3"/>
          <w:id w:val="-1858110032"/>
        </w:sdtPr>
        <w:sdtContent>
          <w:del w:id="337" w:author="Maria Carmona-Higuita" w:date="2026-08-06T00:00:00Z">
            <w:r w:rsidRPr="006F67AD">
              <w:rPr>
                <w:rFonts w:ascii="Times New Roman" w:eastAsia="Arial Unicode MS" w:hAnsi="Times New Roman" w:cs="Times New Roman"/>
                <w:sz w:val="24"/>
                <w:szCs w:val="24"/>
              </w:rPr>
              <w:delText xml:space="preserve">Figure 4. Hotspots and coldspots for the </w:delText>
            </w:r>
            <w:commentRangeStart w:id="338"/>
            <w:r w:rsidRPr="006F67AD">
              <w:rPr>
                <w:rFonts w:ascii="Times New Roman" w:eastAsia="Arial Unicode MS" w:hAnsi="Times New Roman" w:cs="Times New Roman"/>
                <w:sz w:val="24"/>
                <w:szCs w:val="24"/>
              </w:rPr>
              <w:delText>taxonomic and geographic shortfall</w:delText>
            </w:r>
          </w:del>
          <w:commentRangeEnd w:id="338"/>
          <w:r w:rsidRPr="006F67AD">
            <w:rPr>
              <w:rStyle w:val="CommentReference"/>
              <w:rFonts w:ascii="Times New Roman" w:eastAsia="Arial Unicode MS" w:hAnsi="Times New Roman" w:cs="Times New Roman"/>
              <w:sz w:val="24"/>
              <w:szCs w:val="24"/>
            </w:rPr>
            <w:commentReference w:id="338"/>
          </w:r>
          <w:ins w:id="339" w:author="Maria Carmona-Higuita" w:date="2026-08-05T00:00:00Z">
            <w:del w:id="340" w:author="Maria Carmona-Higuita" w:date="2026-08-06T00:00:00Z">
              <w:r w:rsidRPr="006F67AD">
                <w:rPr>
                  <w:rFonts w:ascii="Times New Roman" w:eastAsia="Arial Unicode MS" w:hAnsi="Times New Roman" w:cs="Times New Roman"/>
                  <w:sz w:val="24"/>
                  <w:szCs w:val="24"/>
                </w:rPr>
                <w:delText>Wallacean shortfall</w:delText>
              </w:r>
            </w:del>
          </w:ins>
          <w:del w:id="341" w:author="Maria Carmona-Higuita" w:date="2026-08-06T00:00:00Z">
            <w:r w:rsidRPr="006F67AD">
              <w:rPr>
                <w:rFonts w:ascii="Times New Roman" w:eastAsia="Arial Unicode MS" w:hAnsi="Times New Roman" w:cs="Times New Roman"/>
                <w:sz w:val="24"/>
                <w:szCs w:val="24"/>
              </w:rPr>
              <w:delText xml:space="preserve"> of the five most diverse epiphyte families in the Neotropics. The map shows spatial clustering patterns of geographic shortfall</w:delText>
            </w:r>
          </w:del>
          <w:ins w:id="342" w:author="Maria Carmona-Higuita" w:date="2026-08-05T00:00:00Z">
            <w:del w:id="343" w:author="Maria Carmona-Higuita" w:date="2026-08-06T00:00:00Z">
              <w:r w:rsidRPr="006F67AD">
                <w:rPr>
                  <w:rFonts w:ascii="Times New Roman" w:eastAsia="Arial Unicode MS" w:hAnsi="Times New Roman" w:cs="Times New Roman"/>
                  <w:sz w:val="24"/>
                  <w:szCs w:val="24"/>
                </w:rPr>
                <w:delText>the Wallacean shortfall</w:delText>
              </w:r>
            </w:del>
          </w:ins>
          <w:del w:id="344" w:author="Maria Carmona-Higuita" w:date="2026-08-06T00:00:00Z">
            <w:r w:rsidRPr="006F67AD">
              <w:rPr>
                <w:rFonts w:ascii="Times New Roman" w:eastAsia="Arial Unicode MS" w:hAnsi="Times New Roman" w:cs="Times New Roman"/>
                <w:sz w:val="24"/>
                <w:szCs w:val="24"/>
              </w:rPr>
              <w:delText xml:space="preserve"> for Araceae, Bromeliaceae, Orchidaceae, Piperaceae, and Polypodiaceae. Analyses were conducted using presence records compiled by Carmona-Higuita et al. (2023), aggregated into a grid cell resolution of  ≈ 55 km at the equator (Bergman projection) using the Getis-Ord Gi* statistic for local clustering. Grid cells were classified as hotspots (red: Gi* &gt; 1.96) or coldspots (blue: Gi* &lt; -1.96), with statistical significance at the 95% confidence level.</w:delText>
            </w:r>
          </w:del>
        </w:sdtContent>
      </w:sdt>
      <w:r w:rsidR="00000000" w:rsidRPr="006F67AD">
        <w:rPr>
          <w:rFonts w:ascii="Times New Roman" w:hAnsi="Times New Roman" w:cs="Times New Roman"/>
          <w:sz w:val="24"/>
          <w:szCs w:val="24"/>
        </w:rPr>
        <w:br w:type="page"/>
      </w:r>
    </w:p>
    <w:p>
      <w:ins w:id="355" w:author="Maria Carmona-Higuita" w:date="2026-08-07T00:00:00Z">
        <w:r>
          <w:t/>
        </w:r>
      </w:ins>
    </w:p>
    <w:p>
      <w:pPr>
        <w:jc w:val="left"/>
      </w:pPr>
      <w:ins w:id="355" w:author="Maria Carmona-Higuita" w:date="2026-08-07T00:00:00Z">
        <w:r>
          <w:rPr>
            <w:rFonts w:ascii="Times New Roman" w:hAnsi="Times New Roman" w:cs="Times New Roman"/>
            <w:sz w:val="24"/>
            <w:szCs w:val="24"/>
          </w:rPr>
          <w:t xml:space="preserve">Appendix S9, Figure S9.1. Frequency distributions of (A) occurrence records per grid cell and (B) observed species richness per grid cell, for all Neotropical grid cells with ≥ 10 records at 30 arc-minute resolution (~ 55 km at the equator). Both distributions are strongly right-skewed; vertical lines show the mean (dashed, red) and median (solid, black), justifying the use of median as the central tendency measure throughout the manuscript (Reviewer 1, comment on ln 196).</w:t>
        </w:r>
      </w:ins>
    </w:p>
    <w:p w14:paraId="61751262" w14:textId="77777777" w:rsidR="00CF4241" w:rsidRPr="006F67AD" w:rsidRDefault="00000000">
      <w:pPr>
        <w:pStyle w:val="Heading1"/>
        <w:jc w:val="left"/>
      </w:pPr>
      <w:r w:rsidRPr="006F67AD">
        <w:lastRenderedPageBreak/>
        <w:t>ACKNOWLEDGEMENTS</w:t>
      </w:r>
    </w:p>
    <w:p w14:paraId="634F33E2"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We acknowledge the support provided to GML by the DFG for the project CONTINENT (ME 5087/1-1). </w:t>
      </w:r>
    </w:p>
    <w:p w14:paraId="70864FB9" w14:textId="77777777" w:rsidR="00CF4241" w:rsidRPr="006F67AD" w:rsidRDefault="00000000">
      <w:pPr>
        <w:jc w:val="left"/>
        <w:rPr>
          <w:rFonts w:ascii="Times New Roman" w:eastAsia="Times New Roman" w:hAnsi="Times New Roman" w:cs="Times New Roman"/>
          <w:b/>
          <w:sz w:val="24"/>
          <w:szCs w:val="24"/>
        </w:rPr>
      </w:pPr>
      <w:r w:rsidRPr="006F67AD">
        <w:rPr>
          <w:rFonts w:ascii="Times New Roman" w:eastAsia="Times New Roman" w:hAnsi="Times New Roman" w:cs="Times New Roman"/>
          <w:b/>
          <w:sz w:val="24"/>
          <w:szCs w:val="24"/>
        </w:rPr>
        <w:t>Author Contribution Statement</w:t>
      </w:r>
    </w:p>
    <w:p w14:paraId="6BAD5840"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AM, GML, AZ and DJL contributed to the conceptualization. AM led the investigation and GML supervised the work. MJCH, AM and GML performed material preparation, data curation, and formal analysis. DJL contributed with visualization. The first draft of the manuscript was written by MJCH with AM contributions. All authors commented on previous versions of the manuscript. All authors read and approved the final manuscript.</w:t>
      </w:r>
    </w:p>
    <w:p w14:paraId="741F8CC1" w14:textId="77777777" w:rsidR="00CF4241" w:rsidRPr="006F67AD" w:rsidRDefault="00000000">
      <w:pPr>
        <w:jc w:val="left"/>
        <w:rPr>
          <w:rFonts w:ascii="Times New Roman" w:eastAsia="Times New Roman" w:hAnsi="Times New Roman" w:cs="Times New Roman"/>
          <w:b/>
          <w:sz w:val="24"/>
          <w:szCs w:val="24"/>
        </w:rPr>
      </w:pPr>
      <w:r w:rsidRPr="006F67AD">
        <w:rPr>
          <w:rFonts w:ascii="Times New Roman" w:eastAsia="Times New Roman" w:hAnsi="Times New Roman" w:cs="Times New Roman"/>
          <w:b/>
          <w:sz w:val="24"/>
          <w:szCs w:val="24"/>
        </w:rPr>
        <w:t>Conflict of Interest</w:t>
      </w:r>
    </w:p>
    <w:p w14:paraId="7967AB8A" w14:textId="77777777" w:rsidR="00CF4241" w:rsidRPr="006F67AD" w:rsidRDefault="00000000">
      <w:pPr>
        <w:jc w:val="left"/>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The corresponding author confirms on behalf of all authors that there have been no involvements that might raise the question of bias in the work reported or in the conclusions, implications, or opinions stated.</w:t>
      </w:r>
    </w:p>
    <w:p w14:paraId="192CCED6" w14:textId="77777777" w:rsidR="00CF4241" w:rsidRPr="006F67AD" w:rsidRDefault="00000000">
      <w:pPr>
        <w:jc w:val="left"/>
        <w:rPr>
          <w:rFonts w:ascii="Times New Roman" w:eastAsia="Times New Roman" w:hAnsi="Times New Roman" w:cs="Times New Roman"/>
          <w:b/>
          <w:sz w:val="24"/>
          <w:szCs w:val="24"/>
        </w:rPr>
      </w:pPr>
      <w:r w:rsidRPr="006F67AD">
        <w:rPr>
          <w:rFonts w:ascii="Times New Roman" w:eastAsia="Times New Roman" w:hAnsi="Times New Roman" w:cs="Times New Roman"/>
          <w:b/>
          <w:sz w:val="24"/>
          <w:szCs w:val="24"/>
        </w:rPr>
        <w:t>Data availability statement</w:t>
      </w:r>
    </w:p>
    <w:p w14:paraId="6707AB66" w14:textId="77777777" w:rsidR="00CF4241" w:rsidRPr="006F67AD" w:rsidRDefault="00000000">
      <w:pPr>
        <w:jc w:val="left"/>
        <w:rPr>
          <w:rFonts w:ascii="Times New Roman" w:eastAsia="Times New Roman" w:hAnsi="Times New Roman" w:cs="Times New Roman"/>
          <w:b/>
          <w:sz w:val="24"/>
          <w:szCs w:val="24"/>
        </w:rPr>
      </w:pPr>
      <w:r w:rsidRPr="006F67AD">
        <w:rPr>
          <w:rFonts w:ascii="Times New Roman" w:eastAsia="Times New Roman" w:hAnsi="Times New Roman" w:cs="Times New Roman"/>
          <w:sz w:val="24"/>
          <w:szCs w:val="24"/>
        </w:rPr>
        <w:t>The data supporting the findings of this study are provided in the Supporting Information of Carmona-Higuita et al., (2023). All scripts used for data processing and analysis are openly available on GitHub at Epiphyte-Shortfalls and have been archived in Zenodo with the DOI https://doi.org/10.5281/zenodo.15001563.</w:t>
      </w:r>
      <w:r w:rsidRPr="006F67AD">
        <w:rPr>
          <w:rFonts w:ascii="Times New Roman" w:hAnsi="Times New Roman" w:cs="Times New Roman"/>
          <w:sz w:val="24"/>
          <w:szCs w:val="24"/>
        </w:rPr>
        <w:br w:type="page"/>
      </w:r>
    </w:p>
    <w:p w14:paraId="2C476915" w14:textId="77777777" w:rsidR="00CF4241" w:rsidRPr="006F67AD" w:rsidRDefault="00000000">
      <w:pPr>
        <w:pStyle w:val="Heading1"/>
        <w:jc w:val="left"/>
      </w:pPr>
      <w:r w:rsidRPr="006F67AD">
        <w:lastRenderedPageBreak/>
        <w:t>REFERENCES</w:t>
      </w:r>
    </w:p>
    <w:p w14:paraId="4A971C3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lang w:val="it-IT"/>
        </w:rPr>
        <w:t xml:space="preserve">Amano, T., Lamming, J. D. L., &amp; Sutherland, W. J. (2016). </w:t>
      </w:r>
      <w:r w:rsidRPr="006F67AD">
        <w:rPr>
          <w:rFonts w:ascii="Times New Roman" w:eastAsia="Times New Roman" w:hAnsi="Times New Roman" w:cs="Times New Roman"/>
          <w:sz w:val="24"/>
          <w:szCs w:val="24"/>
        </w:rPr>
        <w:t xml:space="preserve">Spatial Gaps in Global Biodiversity Information and the Role of Citizen Science. </w:t>
      </w:r>
      <w:r w:rsidRPr="006F67AD">
        <w:rPr>
          <w:rFonts w:ascii="Times New Roman" w:eastAsia="Times New Roman" w:hAnsi="Times New Roman" w:cs="Times New Roman"/>
          <w:i/>
          <w:sz w:val="24"/>
          <w:szCs w:val="24"/>
          <w:lang w:val="es-ES"/>
        </w:rPr>
        <w:t>BioScience</w:t>
      </w:r>
      <w:r w:rsidRPr="006F67AD">
        <w:rPr>
          <w:rFonts w:ascii="Times New Roman" w:eastAsia="Times New Roman" w:hAnsi="Times New Roman" w:cs="Times New Roman"/>
          <w:sz w:val="24"/>
          <w:szCs w:val="24"/>
          <w:lang w:val="es-ES"/>
        </w:rPr>
        <w:t xml:space="preserve">, </w:t>
      </w:r>
      <w:r w:rsidRPr="006F67AD">
        <w:rPr>
          <w:rFonts w:ascii="Times New Roman" w:eastAsia="Times New Roman" w:hAnsi="Times New Roman" w:cs="Times New Roman"/>
          <w:i/>
          <w:sz w:val="24"/>
          <w:szCs w:val="24"/>
          <w:lang w:val="es-ES"/>
        </w:rPr>
        <w:t>66</w:t>
      </w:r>
      <w:r w:rsidRPr="006F67AD">
        <w:rPr>
          <w:rFonts w:ascii="Times New Roman" w:eastAsia="Times New Roman" w:hAnsi="Times New Roman" w:cs="Times New Roman"/>
          <w:sz w:val="24"/>
          <w:szCs w:val="24"/>
          <w:lang w:val="es-ES"/>
        </w:rPr>
        <w:t>(5), 393–400. https://doi.org/10.1093/biosci/biw022</w:t>
      </w:r>
    </w:p>
    <w:p w14:paraId="2222AF7E"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es-ES"/>
        </w:rPr>
        <w:t xml:space="preserve">Araujo, M. L., Quaresma, A. C., &amp; Ramos, F. N. (2022). </w:t>
      </w:r>
      <w:r w:rsidRPr="006F67AD">
        <w:rPr>
          <w:rFonts w:ascii="Times New Roman" w:eastAsia="Times New Roman" w:hAnsi="Times New Roman" w:cs="Times New Roman"/>
          <w:sz w:val="24"/>
          <w:szCs w:val="24"/>
        </w:rPr>
        <w:t xml:space="preserve">GBIF information is not enough: National database improves the inventory completeness of Amazonian epiphytes. </w:t>
      </w:r>
      <w:r w:rsidRPr="006F67AD">
        <w:rPr>
          <w:rFonts w:ascii="Times New Roman" w:eastAsia="Times New Roman" w:hAnsi="Times New Roman" w:cs="Times New Roman"/>
          <w:i/>
          <w:sz w:val="24"/>
          <w:szCs w:val="24"/>
        </w:rPr>
        <w:t>Biodiversity and Conservation</w:t>
      </w:r>
      <w:r w:rsidRPr="006F67AD">
        <w:rPr>
          <w:rFonts w:ascii="Times New Roman" w:eastAsia="Times New Roman" w:hAnsi="Times New Roman" w:cs="Times New Roman"/>
          <w:sz w:val="24"/>
          <w:szCs w:val="24"/>
        </w:rPr>
        <w:t>. https://doi.org/10.1007/s10531-022-02458-x</w:t>
      </w:r>
    </w:p>
    <w:p w14:paraId="27B3471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Araujo, M. L., &amp; Ramos, F. N. (2021). Targeting the survey efforts: Gaps and biases in epiphyte sampling at a biodiversity hotspot. </w:t>
      </w:r>
      <w:r w:rsidRPr="006F67AD">
        <w:rPr>
          <w:rFonts w:ascii="Times New Roman" w:eastAsia="Times New Roman" w:hAnsi="Times New Roman" w:cs="Times New Roman"/>
          <w:i/>
          <w:sz w:val="24"/>
          <w:szCs w:val="24"/>
        </w:rPr>
        <w:t>Forest Ecology and Management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498</w:t>
      </w:r>
      <w:r w:rsidRPr="006F67AD">
        <w:rPr>
          <w:rFonts w:ascii="Times New Roman" w:eastAsia="Times New Roman" w:hAnsi="Times New Roman" w:cs="Times New Roman"/>
          <w:sz w:val="24"/>
          <w:szCs w:val="24"/>
        </w:rPr>
        <w:t>, 119544. https://doi.org/10.1016/j.foreco.2021.119544</w:t>
      </w:r>
    </w:p>
    <w:p w14:paraId="23BC3BA4"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Benavides, A. M., Duque M., A. J., Duivenvoorden, J. F., Vasco, A., &amp; Callejas, R. (2005). A First Quantitative Census of Vascular Epiphytes in Rain forests of Colombian Amazonia. </w:t>
      </w:r>
      <w:r w:rsidRPr="006F67AD">
        <w:rPr>
          <w:rFonts w:ascii="Times New Roman" w:eastAsia="Times New Roman" w:hAnsi="Times New Roman" w:cs="Times New Roman"/>
          <w:i/>
          <w:sz w:val="24"/>
          <w:szCs w:val="24"/>
        </w:rPr>
        <w:t>Biodiversity and Conservation</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14</w:t>
      </w:r>
      <w:r w:rsidRPr="006F67AD">
        <w:rPr>
          <w:rFonts w:ascii="Times New Roman" w:eastAsia="Times New Roman" w:hAnsi="Times New Roman" w:cs="Times New Roman"/>
          <w:sz w:val="24"/>
          <w:szCs w:val="24"/>
        </w:rPr>
        <w:t>(3), 739–758. https://doi.org/10.1007/s10531-004-3920-9</w:t>
      </w:r>
    </w:p>
    <w:p w14:paraId="0748D215"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Benzing, D. H. (1990). Vascular epiphytes. In </w:t>
      </w:r>
      <w:r w:rsidRPr="006F67AD">
        <w:rPr>
          <w:rFonts w:ascii="Times New Roman" w:eastAsia="Times New Roman" w:hAnsi="Times New Roman" w:cs="Times New Roman"/>
          <w:i/>
          <w:sz w:val="24"/>
          <w:szCs w:val="24"/>
        </w:rPr>
        <w:t>Forest canopies</w:t>
      </w:r>
      <w:r w:rsidRPr="006F67AD">
        <w:rPr>
          <w:rFonts w:ascii="Times New Roman" w:eastAsia="Times New Roman" w:hAnsi="Times New Roman" w:cs="Times New Roman"/>
          <w:sz w:val="24"/>
          <w:szCs w:val="24"/>
        </w:rPr>
        <w:t xml:space="preserve"> (pp. 175–211). Cambridge University Press.</w:t>
      </w:r>
    </w:p>
    <w:p w14:paraId="0FB01865"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de-DE"/>
        </w:rPr>
        <w:t xml:space="preserve">Bivand, R. S., Keitt, T. H., &amp; Rowlingson, B. (2021). </w:t>
      </w:r>
      <w:r w:rsidRPr="006F67AD">
        <w:rPr>
          <w:rFonts w:ascii="Times New Roman" w:eastAsia="Times New Roman" w:hAnsi="Times New Roman" w:cs="Times New Roman"/>
          <w:i/>
          <w:sz w:val="24"/>
          <w:szCs w:val="24"/>
        </w:rPr>
        <w:t>RGDAL: bindings for the ’geospatial’ data abstraction library. R package v.1.5-23</w:t>
      </w:r>
      <w:r w:rsidRPr="006F67AD">
        <w:rPr>
          <w:rFonts w:ascii="Times New Roman" w:eastAsia="Times New Roman" w:hAnsi="Times New Roman" w:cs="Times New Roman"/>
          <w:sz w:val="24"/>
          <w:szCs w:val="24"/>
        </w:rPr>
        <w:t>. https://CRAN.R-project.org/package=rgdal</w:t>
      </w:r>
    </w:p>
    <w:p w14:paraId="71A486F9"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Bivand, R. S., &amp; Wong, D. W. S. (2018). Comparing implementations of global and local indicators of spatial association. </w:t>
      </w:r>
      <w:r w:rsidRPr="006F67AD">
        <w:rPr>
          <w:rFonts w:ascii="Times New Roman" w:eastAsia="Times New Roman" w:hAnsi="Times New Roman" w:cs="Times New Roman"/>
          <w:i/>
          <w:sz w:val="24"/>
          <w:szCs w:val="24"/>
        </w:rPr>
        <w:t>TEST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27</w:t>
      </w:r>
      <w:r w:rsidRPr="006F67AD">
        <w:rPr>
          <w:rFonts w:ascii="Times New Roman" w:eastAsia="Times New Roman" w:hAnsi="Times New Roman" w:cs="Times New Roman"/>
          <w:sz w:val="24"/>
          <w:szCs w:val="24"/>
        </w:rPr>
        <w:t>(3), 716–748. https://doi.org/10.1007/s11749-018-0599-x</w:t>
      </w:r>
    </w:p>
    <w:p w14:paraId="4FDAE5B5"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Brown, M. J. M., Bachman, S. P., &amp; Nic Lughadha, E. (2023). Three in four undescribed plant species are threatened with extinction. </w:t>
      </w:r>
      <w:r w:rsidRPr="006F67AD">
        <w:rPr>
          <w:rFonts w:ascii="Times New Roman" w:eastAsia="Times New Roman" w:hAnsi="Times New Roman" w:cs="Times New Roman"/>
          <w:i/>
          <w:sz w:val="24"/>
          <w:szCs w:val="24"/>
        </w:rPr>
        <w:t>New Phytologist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240</w:t>
      </w:r>
      <w:r w:rsidRPr="006F67AD">
        <w:rPr>
          <w:rFonts w:ascii="Times New Roman" w:eastAsia="Times New Roman" w:hAnsi="Times New Roman" w:cs="Times New Roman"/>
          <w:sz w:val="24"/>
          <w:szCs w:val="24"/>
        </w:rPr>
        <w:t>(4), 1340–1344. https://doi.org/10.1111/nph.19214</w:t>
      </w:r>
    </w:p>
    <w:p w14:paraId="1BAB3649"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Cardelus, C. L., Colwell, R. K., &amp; Watkins, J. E. (2006). Vascular epiphyte distribution patterns: Explaining the mid-elevation richness peak. </w:t>
      </w:r>
      <w:r w:rsidRPr="006F67AD">
        <w:rPr>
          <w:rFonts w:ascii="Times New Roman" w:eastAsia="Times New Roman" w:hAnsi="Times New Roman" w:cs="Times New Roman"/>
          <w:i/>
          <w:sz w:val="24"/>
          <w:szCs w:val="24"/>
        </w:rPr>
        <w:t>Journal of 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94</w:t>
      </w:r>
      <w:r w:rsidRPr="006F67AD">
        <w:rPr>
          <w:rFonts w:ascii="Times New Roman" w:eastAsia="Times New Roman" w:hAnsi="Times New Roman" w:cs="Times New Roman"/>
          <w:sz w:val="24"/>
          <w:szCs w:val="24"/>
        </w:rPr>
        <w:t>(1), 144–156. https://doi.org/10.1111/j.1365-2745.2005.01052.x</w:t>
      </w:r>
    </w:p>
    <w:p w14:paraId="124E46B8"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(2023). </w:t>
      </w:r>
      <w:r w:rsidRPr="006F67AD">
        <w:rPr>
          <w:rFonts w:ascii="Times New Roman" w:eastAsia="Times New Roman" w:hAnsi="Times New Roman" w:cs="Times New Roman"/>
          <w:i/>
          <w:sz w:val="24"/>
          <w:szCs w:val="24"/>
        </w:rPr>
        <w:t>Conservation status of vascular epiphytes in the Neotropics</w:t>
      </w:r>
      <w:r w:rsidRPr="006F67AD">
        <w:rPr>
          <w:rFonts w:ascii="Times New Roman" w:eastAsia="Times New Roman" w:hAnsi="Times New Roman" w:cs="Times New Roman"/>
          <w:sz w:val="24"/>
          <w:szCs w:val="24"/>
        </w:rPr>
        <w:t xml:space="preserve"> [Preprint]. In Review. https://doi.org/10.21203/rs.3.rs-2773328/v1</w:t>
      </w:r>
    </w:p>
    <w:p w14:paraId="5FFBBD29"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Carmona‐Higuita, M. J., Mendieta‐Leiva, G., Gómez‐Díaz, J. A., Villalobos, F., Ramos, F. N., Elias, J. P. C., Jiménez‐López, D. A., Zuluaga, A., Holst, B., Kessler, M., Mathieu, G., Zizka, A., Zotz, G., &amp; Krömer, T. (2025). Endemism Centres of the Five Richest Vascular Epiphyte Families in the Neotropics. </w:t>
      </w:r>
      <w:r w:rsidRPr="006F67AD">
        <w:rPr>
          <w:rFonts w:ascii="Times New Roman" w:eastAsia="Times New Roman" w:hAnsi="Times New Roman" w:cs="Times New Roman"/>
          <w:i/>
          <w:sz w:val="24"/>
          <w:szCs w:val="24"/>
        </w:rPr>
        <w:t>Journal of Biogeography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52</w:t>
      </w:r>
      <w:r w:rsidRPr="006F67AD">
        <w:rPr>
          <w:rFonts w:ascii="Times New Roman" w:eastAsia="Times New Roman" w:hAnsi="Times New Roman" w:cs="Times New Roman"/>
          <w:sz w:val="24"/>
          <w:szCs w:val="24"/>
        </w:rPr>
        <w:t>(1), 80–91. https://doi.org/10.1111/jbi.15016</w:t>
      </w:r>
    </w:p>
    <w:p w14:paraId="5794B03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Cheek, M., Nic Lughadha, E., Kirk, P., Lindon, H., Carretero, J., Looney, B., Douglas, B., Haelewaters, D., Gaya, E., Llewellyn, T., Ainsworth, A. M., Gafforov, Y., Hyde, K., Crous, </w:t>
      </w:r>
      <w:r w:rsidRPr="006F67AD">
        <w:rPr>
          <w:rFonts w:ascii="Times New Roman" w:eastAsia="Times New Roman" w:hAnsi="Times New Roman" w:cs="Times New Roman"/>
          <w:sz w:val="24"/>
          <w:szCs w:val="24"/>
        </w:rPr>
        <w:lastRenderedPageBreak/>
        <w:t xml:space="preserve">P., Hughes, M., Walker, B. E., Campostrini Forzza, R., Wong, K. M., &amp; Niskanen, T. (2020). New scientific discoveries: Plants and fungi. </w:t>
      </w:r>
      <w:r w:rsidRPr="006F67AD">
        <w:rPr>
          <w:rFonts w:ascii="Times New Roman" w:eastAsia="Times New Roman" w:hAnsi="Times New Roman" w:cs="Times New Roman"/>
          <w:i/>
          <w:sz w:val="24"/>
          <w:szCs w:val="24"/>
        </w:rPr>
        <w:t>PLANTS, PEOPLE, PLANET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w:t>
      </w:r>
      <w:r w:rsidRPr="006F67AD">
        <w:rPr>
          <w:rFonts w:ascii="Times New Roman" w:eastAsia="Times New Roman" w:hAnsi="Times New Roman" w:cs="Times New Roman"/>
          <w:sz w:val="24"/>
          <w:szCs w:val="24"/>
        </w:rPr>
        <w:t>(5), 371–388. https://doi.org/10.1002/ppp3.10148</w:t>
      </w:r>
    </w:p>
    <w:p w14:paraId="7E387A5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de Lima, R. A. F., Phillips, O. L., Duque, A., Tello, J. S., Davies, S. J., De Oliveira, A. A., Muller, S., Honorio Coronado, E. N., Vilanova, E., Cuni-Sanchez, A., Baker, T. R., Ryan, C. M., Malizia, A., Lewis, S. L., Ter Steege, H., Ferreira, J., Marimon, B. S., Luu, H. T., Imani, G., … Vásquez, R. (2022). Making forest data fair and open. </w:t>
      </w:r>
      <w:r w:rsidRPr="006F67AD">
        <w:rPr>
          <w:rFonts w:ascii="Times New Roman" w:eastAsia="Times New Roman" w:hAnsi="Times New Roman" w:cs="Times New Roman"/>
          <w:i/>
          <w:sz w:val="24"/>
          <w:szCs w:val="24"/>
        </w:rPr>
        <w:t>Nature Ecology &amp; Evolution</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6</w:t>
      </w:r>
      <w:r w:rsidRPr="006F67AD">
        <w:rPr>
          <w:rFonts w:ascii="Times New Roman" w:eastAsia="Times New Roman" w:hAnsi="Times New Roman" w:cs="Times New Roman"/>
          <w:sz w:val="24"/>
          <w:szCs w:val="24"/>
        </w:rPr>
        <w:t>(6), 656–658. https://doi.org/10.1038/s41559-022-01738-7</w:t>
      </w:r>
    </w:p>
    <w:p w14:paraId="57BAC92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Delves, J., Albán‐Castillo, J., Cano, A., Fernández Aviles, C., Gagnon, E., Gonzáles, P., Knapp, S., León, B., Marcelo‐Peña, J. L., Reynel, C., Rojas Gonzáles, R. D. P., Rodríguez Rodríguez, E. F., Särkinen, T., Vásquez Martínez, R., &amp; Moonlight, P. W. (2024). Small and in‐country herbaria are vital for accurate plant threat assessments: A case study from Peru. </w:t>
      </w:r>
      <w:r w:rsidRPr="006F67AD">
        <w:rPr>
          <w:rFonts w:ascii="Times New Roman" w:eastAsia="Times New Roman" w:hAnsi="Times New Roman" w:cs="Times New Roman"/>
          <w:i/>
          <w:sz w:val="24"/>
          <w:szCs w:val="24"/>
        </w:rPr>
        <w:t>PLANTS, PEOPLE, PLANET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6</w:t>
      </w:r>
      <w:r w:rsidRPr="006F67AD">
        <w:rPr>
          <w:rFonts w:ascii="Times New Roman" w:eastAsia="Times New Roman" w:hAnsi="Times New Roman" w:cs="Times New Roman"/>
          <w:sz w:val="24"/>
          <w:szCs w:val="24"/>
        </w:rPr>
        <w:t>(1), 174–185. https://doi.org/10.1002/ppp3.10425</w:t>
      </w:r>
    </w:p>
    <w:p w14:paraId="33C2C956"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rPr>
        <w:t xml:space="preserve">Epiphyte Inventory Group. (2025). </w:t>
      </w:r>
      <w:r w:rsidRPr="006F67AD">
        <w:rPr>
          <w:rFonts w:ascii="Times New Roman" w:eastAsia="Times New Roman" w:hAnsi="Times New Roman" w:cs="Times New Roman"/>
          <w:i/>
          <w:sz w:val="24"/>
          <w:szCs w:val="24"/>
        </w:rPr>
        <w:t>EpIG: Epiphyte Invent​ory Group​​. A global initiative to bring together epiphyte inventory data from across the world</w:t>
      </w:r>
      <w:r w:rsidRPr="006F67AD">
        <w:rPr>
          <w:rFonts w:ascii="Times New Roman" w:eastAsia="Times New Roman" w:hAnsi="Times New Roman" w:cs="Times New Roman"/>
          <w:sz w:val="24"/>
          <w:szCs w:val="24"/>
        </w:rPr>
        <w:t xml:space="preserve">. </w:t>
      </w:r>
      <w:hyperlink r:id="rId17">
        <w:r w:rsidR="00CF4241" w:rsidRPr="006F67AD">
          <w:rPr>
            <w:rFonts w:ascii="Times New Roman" w:eastAsia="Times New Roman" w:hAnsi="Times New Roman" w:cs="Times New Roman"/>
            <w:color w:val="1155CC"/>
            <w:sz w:val="24"/>
            <w:szCs w:val="24"/>
            <w:u w:val="single"/>
            <w:lang w:val="es-ES"/>
          </w:rPr>
          <w:t>https://www.epigdatabase.org/</w:t>
        </w:r>
      </w:hyperlink>
    </w:p>
    <w:p w14:paraId="52B2B39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es-ES"/>
        </w:rPr>
        <w:t xml:space="preserve">Escribano, N., Ariño, A. H., &amp; Galicia, D. (2016). </w:t>
      </w:r>
      <w:r w:rsidRPr="006F67AD">
        <w:rPr>
          <w:rFonts w:ascii="Times New Roman" w:eastAsia="Times New Roman" w:hAnsi="Times New Roman" w:cs="Times New Roman"/>
          <w:sz w:val="24"/>
          <w:szCs w:val="24"/>
        </w:rPr>
        <w:t xml:space="preserve">Biodiversity data obsolescence and land uses changes. </w:t>
      </w:r>
      <w:r w:rsidRPr="006F67AD">
        <w:rPr>
          <w:rFonts w:ascii="Times New Roman" w:eastAsia="Times New Roman" w:hAnsi="Times New Roman" w:cs="Times New Roman"/>
          <w:i/>
          <w:sz w:val="24"/>
          <w:szCs w:val="24"/>
        </w:rPr>
        <w:t>PeerJ</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w:t>
      </w:r>
      <w:r w:rsidRPr="006F67AD">
        <w:rPr>
          <w:rFonts w:ascii="Times New Roman" w:eastAsia="Times New Roman" w:hAnsi="Times New Roman" w:cs="Times New Roman"/>
          <w:sz w:val="24"/>
          <w:szCs w:val="24"/>
        </w:rPr>
        <w:t>, e2743. https://doi.org/10.7717/peerj.2743</w:t>
      </w:r>
    </w:p>
    <w:p w14:paraId="2CA1AA4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Feeley, K. (2015). Are We Filling the Data Void? An Assessment of the Amount and Extent of Plant Collection Records and Census Data Available for Tropical South America. </w:t>
      </w:r>
      <w:r w:rsidRPr="006F67AD">
        <w:rPr>
          <w:rFonts w:ascii="Times New Roman" w:eastAsia="Times New Roman" w:hAnsi="Times New Roman" w:cs="Times New Roman"/>
          <w:i/>
          <w:sz w:val="24"/>
          <w:szCs w:val="24"/>
        </w:rPr>
        <w:t>PLOS ONE</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10</w:t>
      </w:r>
      <w:r w:rsidRPr="006F67AD">
        <w:rPr>
          <w:rFonts w:ascii="Times New Roman" w:eastAsia="Times New Roman" w:hAnsi="Times New Roman" w:cs="Times New Roman"/>
          <w:sz w:val="24"/>
          <w:szCs w:val="24"/>
        </w:rPr>
        <w:t>(4), e0125629. https://doi.org/10.1371/journal.pone.0125629</w:t>
      </w:r>
    </w:p>
    <w:p w14:paraId="510D9B77"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Foster, P. (2001). The potential negative impacts of global climate change on tropical montane cloud forests. </w:t>
      </w:r>
      <w:r w:rsidRPr="006F67AD">
        <w:rPr>
          <w:rFonts w:ascii="Times New Roman" w:eastAsia="Times New Roman" w:hAnsi="Times New Roman" w:cs="Times New Roman"/>
          <w:i/>
          <w:sz w:val="24"/>
          <w:szCs w:val="24"/>
        </w:rPr>
        <w:t>Earth-Science Reviews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55</w:t>
      </w:r>
      <w:r w:rsidRPr="006F67AD">
        <w:rPr>
          <w:rFonts w:ascii="Times New Roman" w:eastAsia="Times New Roman" w:hAnsi="Times New Roman" w:cs="Times New Roman"/>
          <w:sz w:val="24"/>
          <w:szCs w:val="24"/>
        </w:rPr>
        <w:t>(1–2), 73–106. https://doi.org/10.1016/S0012-8252(01)00056-3</w:t>
      </w:r>
    </w:p>
    <w:p w14:paraId="1211F6E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Freitas, L., Salino, A., Neto, L. M., Almeida, T. E., Mortara, S. R., Stehmann, J. R., Amorim, A. M., Guimarães, E. F., Coelho, M. N., Zanin, A., &amp; Forzza, R. C. (2016). A comprehensive checklist of vascular epiphytes of the Atlantic Forest reveals outstanding endemic rates. </w:t>
      </w:r>
      <w:r w:rsidRPr="006F67AD">
        <w:rPr>
          <w:rFonts w:ascii="Times New Roman" w:eastAsia="Times New Roman" w:hAnsi="Times New Roman" w:cs="Times New Roman"/>
          <w:i/>
          <w:sz w:val="24"/>
          <w:szCs w:val="24"/>
        </w:rPr>
        <w:t>PhytoKeys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58</w:t>
      </w:r>
      <w:r w:rsidRPr="006F67AD">
        <w:rPr>
          <w:rFonts w:ascii="Times New Roman" w:eastAsia="Times New Roman" w:hAnsi="Times New Roman" w:cs="Times New Roman"/>
          <w:sz w:val="24"/>
          <w:szCs w:val="24"/>
        </w:rPr>
        <w:t>(1), 65–79. https://doi.org/10.3897/phytokeys.58.5643</w:t>
      </w:r>
    </w:p>
    <w:p w14:paraId="5638D6A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Freudenstein, J. V., &amp; Chase, M. W. (2015). Phylogenetic relationships in Epidendroideae (Orchidaceae), one of the great flowering plant radiations: Progressive specialization and diversification. </w:t>
      </w:r>
      <w:r w:rsidRPr="006F67AD">
        <w:rPr>
          <w:rFonts w:ascii="Times New Roman" w:eastAsia="Times New Roman" w:hAnsi="Times New Roman" w:cs="Times New Roman"/>
          <w:i/>
          <w:sz w:val="24"/>
          <w:szCs w:val="24"/>
        </w:rPr>
        <w:t>Annals of Botany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115</w:t>
      </w:r>
      <w:r w:rsidRPr="006F67AD">
        <w:rPr>
          <w:rFonts w:ascii="Times New Roman" w:eastAsia="Times New Roman" w:hAnsi="Times New Roman" w:cs="Times New Roman"/>
          <w:sz w:val="24"/>
          <w:szCs w:val="24"/>
        </w:rPr>
        <w:t>(4), 665–681. https://doi.org/10.1093/aob/mcu253</w:t>
      </w:r>
    </w:p>
    <w:p w14:paraId="5D8E9D8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Garcillán, P. P., &amp; Ezcurra, E. (2011). Sampling procedures and species estimation: Testing the effectiveness of herbarium data against vegetation sampling in an oceanic island: Testing herbarium data against vegetation sampling. </w:t>
      </w:r>
      <w:r w:rsidRPr="006F67AD">
        <w:rPr>
          <w:rFonts w:ascii="Times New Roman" w:eastAsia="Times New Roman" w:hAnsi="Times New Roman" w:cs="Times New Roman"/>
          <w:i/>
          <w:sz w:val="24"/>
          <w:szCs w:val="24"/>
        </w:rPr>
        <w:t>Journal of Vegetation Science</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22</w:t>
      </w:r>
      <w:r w:rsidRPr="006F67AD">
        <w:rPr>
          <w:rFonts w:ascii="Times New Roman" w:eastAsia="Times New Roman" w:hAnsi="Times New Roman" w:cs="Times New Roman"/>
          <w:sz w:val="24"/>
          <w:szCs w:val="24"/>
        </w:rPr>
        <w:t>(2), 273–280. https://doi.org/10.1111/j.1654-1103.2010.01247.x</w:t>
      </w:r>
    </w:p>
    <w:p w14:paraId="433D2E7C"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Gasper, A. L. D., Eisenlohr, P. V., &amp; Salino, A. (2016). Improving collection efforts to avoid loss of biodiversity: Lessons from comprehensive sampling of lycophytes and ferns in the subtropical Atlantic Forest. </w:t>
      </w:r>
      <w:r w:rsidRPr="006F67AD">
        <w:rPr>
          <w:rFonts w:ascii="Times New Roman" w:eastAsia="Times New Roman" w:hAnsi="Times New Roman" w:cs="Times New Roman"/>
          <w:i/>
          <w:sz w:val="24"/>
          <w:szCs w:val="24"/>
        </w:rPr>
        <w:t>Acta Botanica Brasilica</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30</w:t>
      </w:r>
      <w:r w:rsidRPr="006F67AD">
        <w:rPr>
          <w:rFonts w:ascii="Times New Roman" w:eastAsia="Times New Roman" w:hAnsi="Times New Roman" w:cs="Times New Roman"/>
          <w:sz w:val="24"/>
          <w:szCs w:val="24"/>
        </w:rPr>
        <w:t>(2), 166–175. https://doi.org/10.1590/0102-33062015abb0292</w:t>
      </w:r>
    </w:p>
    <w:p w14:paraId="1D2D35F9"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Gaston, K. J. (2003). </w:t>
      </w:r>
      <w:r w:rsidRPr="006F67AD">
        <w:rPr>
          <w:rFonts w:ascii="Times New Roman" w:eastAsia="Times New Roman" w:hAnsi="Times New Roman" w:cs="Times New Roman"/>
          <w:i/>
          <w:sz w:val="24"/>
          <w:szCs w:val="24"/>
        </w:rPr>
        <w:t>The structure and dynamics of geographic ranges</w:t>
      </w:r>
      <w:r w:rsidRPr="006F67AD">
        <w:rPr>
          <w:rFonts w:ascii="Times New Roman" w:eastAsia="Times New Roman" w:hAnsi="Times New Roman" w:cs="Times New Roman"/>
          <w:sz w:val="24"/>
          <w:szCs w:val="24"/>
        </w:rPr>
        <w:t>. Oxford University Press.</w:t>
      </w:r>
    </w:p>
    <w:p w14:paraId="6A7C4CA6"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Gentry, A., &amp; Dodson, C. (1987). Diversity and biogeography of Neotropical vascular epiphytes. </w:t>
      </w:r>
      <w:r w:rsidRPr="006F67AD">
        <w:rPr>
          <w:rFonts w:ascii="Times New Roman" w:eastAsia="Times New Roman" w:hAnsi="Times New Roman" w:cs="Times New Roman"/>
          <w:i/>
          <w:sz w:val="24"/>
          <w:szCs w:val="24"/>
        </w:rPr>
        <w:t>Annals of the Missouri Botanical Garden</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74</w:t>
      </w:r>
      <w:r w:rsidRPr="006F67AD">
        <w:rPr>
          <w:rFonts w:ascii="Times New Roman" w:eastAsia="Times New Roman" w:hAnsi="Times New Roman" w:cs="Times New Roman"/>
          <w:sz w:val="24"/>
          <w:szCs w:val="24"/>
        </w:rPr>
        <w:t>(2), 205–233.</w:t>
      </w:r>
    </w:p>
    <w:p w14:paraId="3D95692D"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Getis, A., &amp; Ord, J. K. (1992). The Analysis of Spatial Association by Use of Distance Statistics. </w:t>
      </w:r>
      <w:r w:rsidRPr="006F67AD">
        <w:rPr>
          <w:rFonts w:ascii="Times New Roman" w:eastAsia="Times New Roman" w:hAnsi="Times New Roman" w:cs="Times New Roman"/>
          <w:i/>
          <w:sz w:val="24"/>
          <w:szCs w:val="24"/>
        </w:rPr>
        <w:t>Geographical Analysis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24</w:t>
      </w:r>
      <w:r w:rsidRPr="006F67AD">
        <w:rPr>
          <w:rFonts w:ascii="Times New Roman" w:eastAsia="Times New Roman" w:hAnsi="Times New Roman" w:cs="Times New Roman"/>
          <w:sz w:val="24"/>
          <w:szCs w:val="24"/>
        </w:rPr>
        <w:t>(3), 189–206. https://doi.org/10.1111/j.1538-4632.1992.tb00261.x</w:t>
      </w:r>
    </w:p>
    <w:p w14:paraId="27F0BA44"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Guedes, T. B., Sawaya, R. J., Zizka, A., Laffan, S., Faurby, S., Pyron, R. A., Bérnils, R. S., Jansen, M., Passos, P., Prudente, A. L. C., Cisneros‐Heredia, D. F., Braz, H. B., Nogueira, C. D. C., &amp; Antonelli, A. (2018). Patterns, biases and prospects in the distribution and diversity of Neotropical snakes. </w:t>
      </w:r>
      <w:r w:rsidRPr="006F67AD">
        <w:rPr>
          <w:rFonts w:ascii="Times New Roman" w:eastAsia="Times New Roman" w:hAnsi="Times New Roman" w:cs="Times New Roman"/>
          <w:i/>
          <w:sz w:val="24"/>
          <w:szCs w:val="24"/>
        </w:rPr>
        <w:t>Global Ecology and Biogeography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27</w:t>
      </w:r>
      <w:r w:rsidRPr="006F67AD">
        <w:rPr>
          <w:rFonts w:ascii="Times New Roman" w:eastAsia="Times New Roman" w:hAnsi="Times New Roman" w:cs="Times New Roman"/>
          <w:sz w:val="24"/>
          <w:szCs w:val="24"/>
        </w:rPr>
        <w:t xml:space="preserve">(1), 14–21. https://doi.org/10.1111/geb.12679 </w:t>
      </w:r>
    </w:p>
    <w:p w14:paraId="59269127"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Guisande, C., &amp; Lobo, J. M. (2019). </w:t>
      </w:r>
      <w:r w:rsidRPr="006F67AD">
        <w:rPr>
          <w:rFonts w:ascii="Times New Roman" w:eastAsia="Times New Roman" w:hAnsi="Times New Roman" w:cs="Times New Roman"/>
          <w:i/>
          <w:sz w:val="24"/>
          <w:szCs w:val="24"/>
        </w:rPr>
        <w:t>Discriminating well surveyed spatial units from exhaustive biodiversity databases</w:t>
      </w:r>
      <w:r w:rsidRPr="006F67AD">
        <w:rPr>
          <w:rFonts w:ascii="Times New Roman" w:eastAsia="Times New Roman" w:hAnsi="Times New Roman" w:cs="Times New Roman"/>
          <w:sz w:val="24"/>
          <w:szCs w:val="24"/>
        </w:rPr>
        <w:t xml:space="preserve"> (Version R package version 2.0) [Computer software]. http://cran. r-project. org/web/packages/KnowBR</w:t>
      </w:r>
    </w:p>
    <w:p w14:paraId="379B65D4"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Guzmán-Jacob, V., Weigelt, P., Craven, D., Zotz, G., Krömer, T., &amp; Kreft, H. (2021). Biovera-Epi: A new database on species diversity, community composition and leaf functional traits of vascular epiphytes along gradients of elevation and forest-use intensity in Mexico. </w:t>
      </w:r>
      <w:r w:rsidRPr="006F67AD">
        <w:rPr>
          <w:rFonts w:ascii="Times New Roman" w:eastAsia="Times New Roman" w:hAnsi="Times New Roman" w:cs="Times New Roman"/>
          <w:i/>
          <w:sz w:val="24"/>
          <w:szCs w:val="24"/>
        </w:rPr>
        <w:t>Biodiversity Data Journal</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9</w:t>
      </w:r>
      <w:r w:rsidRPr="006F67AD">
        <w:rPr>
          <w:rFonts w:ascii="Times New Roman" w:eastAsia="Times New Roman" w:hAnsi="Times New Roman" w:cs="Times New Roman"/>
          <w:sz w:val="24"/>
          <w:szCs w:val="24"/>
        </w:rPr>
        <w:t>, e71974. https://doi.org/10.3897/BDJ.9.e71974</w:t>
      </w:r>
    </w:p>
    <w:p w14:paraId="5F9E35A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Haque, Md. M., Beaumont, L. J., &amp; Nipperess, D. A. (2020). Taxonomic shortfalls in digitised collections of Australia’s flora. </w:t>
      </w:r>
      <w:r w:rsidRPr="006F67AD">
        <w:rPr>
          <w:rFonts w:ascii="Times New Roman" w:eastAsia="Times New Roman" w:hAnsi="Times New Roman" w:cs="Times New Roman"/>
          <w:i/>
          <w:sz w:val="24"/>
          <w:szCs w:val="24"/>
        </w:rPr>
        <w:t>Biodiversity and Conservation</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29</w:t>
      </w:r>
      <w:r w:rsidRPr="006F67AD">
        <w:rPr>
          <w:rFonts w:ascii="Times New Roman" w:eastAsia="Times New Roman" w:hAnsi="Times New Roman" w:cs="Times New Roman"/>
          <w:sz w:val="24"/>
          <w:szCs w:val="24"/>
        </w:rPr>
        <w:t>(1), 333–343. https://doi.org/10.1007/s10531-019-01885-7</w:t>
      </w:r>
    </w:p>
    <w:p w14:paraId="537C437E"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Heberling, J. M., Miller, J. T., Noesgaard, D., Weingart, S. B., &amp; Schigel, D. (2021). Data integration enables global biodiversity synthesis. </w:t>
      </w:r>
      <w:r w:rsidRPr="006F67AD">
        <w:rPr>
          <w:rFonts w:ascii="Times New Roman" w:eastAsia="Times New Roman" w:hAnsi="Times New Roman" w:cs="Times New Roman"/>
          <w:i/>
          <w:sz w:val="24"/>
          <w:szCs w:val="24"/>
        </w:rPr>
        <w:t>Proceedings of the National Academy of Sciences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118</w:t>
      </w:r>
      <w:r w:rsidRPr="006F67AD">
        <w:rPr>
          <w:rFonts w:ascii="Times New Roman" w:eastAsia="Times New Roman" w:hAnsi="Times New Roman" w:cs="Times New Roman"/>
          <w:sz w:val="24"/>
          <w:szCs w:val="24"/>
        </w:rPr>
        <w:t>(6), e2018093118. https://doi.org/10.1073/pnas.2018093118</w:t>
      </w:r>
    </w:p>
    <w:p w14:paraId="61362917"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Hijmans, R. J. (2021). </w:t>
      </w:r>
      <w:r w:rsidRPr="006F67AD">
        <w:rPr>
          <w:rFonts w:ascii="Times New Roman" w:eastAsia="Times New Roman" w:hAnsi="Times New Roman" w:cs="Times New Roman"/>
          <w:i/>
          <w:sz w:val="24"/>
          <w:szCs w:val="24"/>
        </w:rPr>
        <w:t>RASTER: geographic data analysis and modeling. R package v.3.4- 13</w:t>
      </w:r>
      <w:r w:rsidRPr="006F67AD">
        <w:rPr>
          <w:rFonts w:ascii="Times New Roman" w:eastAsia="Times New Roman" w:hAnsi="Times New Roman" w:cs="Times New Roman"/>
          <w:sz w:val="24"/>
          <w:szCs w:val="24"/>
        </w:rPr>
        <w:t xml:space="preserve">. URL https://CRAN.R-project.org/package=raster </w:t>
      </w:r>
    </w:p>
    <w:p w14:paraId="75D33BE8"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rPr>
        <w:t xml:space="preserve">Hopkins, M. J. G. (2019). Are we close to knowing the plant diversity of the Amazon? </w:t>
      </w:r>
      <w:r w:rsidRPr="006F67AD">
        <w:rPr>
          <w:rFonts w:ascii="Times New Roman" w:eastAsia="Times New Roman" w:hAnsi="Times New Roman" w:cs="Times New Roman"/>
          <w:i/>
          <w:sz w:val="24"/>
          <w:szCs w:val="24"/>
          <w:lang w:val="es-ES"/>
        </w:rPr>
        <w:t>Anais Da Academia Brasileira de Ciências</w:t>
      </w:r>
      <w:r w:rsidRPr="006F67AD">
        <w:rPr>
          <w:rFonts w:ascii="Times New Roman" w:eastAsia="Times New Roman" w:hAnsi="Times New Roman" w:cs="Times New Roman"/>
          <w:sz w:val="24"/>
          <w:szCs w:val="24"/>
          <w:lang w:val="es-ES"/>
        </w:rPr>
        <w:t xml:space="preserve">, </w:t>
      </w:r>
      <w:r w:rsidRPr="006F67AD">
        <w:rPr>
          <w:rFonts w:ascii="Times New Roman" w:eastAsia="Times New Roman" w:hAnsi="Times New Roman" w:cs="Times New Roman"/>
          <w:i/>
          <w:sz w:val="24"/>
          <w:szCs w:val="24"/>
          <w:lang w:val="es-ES"/>
        </w:rPr>
        <w:t>91</w:t>
      </w:r>
      <w:r w:rsidRPr="006F67AD">
        <w:rPr>
          <w:rFonts w:ascii="Times New Roman" w:eastAsia="Times New Roman" w:hAnsi="Times New Roman" w:cs="Times New Roman"/>
          <w:sz w:val="24"/>
          <w:szCs w:val="24"/>
          <w:lang w:val="es-ES"/>
        </w:rPr>
        <w:t>(suppl 3), e20190396. https://doi.org/10.1590/0001-3765201920190396</w:t>
      </w:r>
    </w:p>
    <w:p w14:paraId="43AE2A58"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Hortal, J., De Bello, F., Diniz-Filho, J. A. F., Lewinsohn, T. M., Lobo, J. M., &amp; Ladle, R. J. (2015). Seven Shortfalls that Beset Large-Scale Knowledge of Biodiversity. </w:t>
      </w:r>
      <w:r w:rsidRPr="006F67AD">
        <w:rPr>
          <w:rFonts w:ascii="Times New Roman" w:eastAsia="Times New Roman" w:hAnsi="Times New Roman" w:cs="Times New Roman"/>
          <w:i/>
          <w:sz w:val="24"/>
          <w:szCs w:val="24"/>
        </w:rPr>
        <w:t>Annual Review of Ecology, Evolution, and Systematics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46</w:t>
      </w:r>
      <w:r w:rsidRPr="006F67AD">
        <w:rPr>
          <w:rFonts w:ascii="Times New Roman" w:eastAsia="Times New Roman" w:hAnsi="Times New Roman" w:cs="Times New Roman"/>
          <w:sz w:val="24"/>
          <w:szCs w:val="24"/>
        </w:rPr>
        <w:t>(1), 523–549. https://doi.org/10.1146/annurev-ecolsys-112414-054400</w:t>
      </w:r>
    </w:p>
    <w:p w14:paraId="0B9B3D9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lang w:val="es-ES"/>
        </w:rPr>
        <w:t xml:space="preserve">Jiménez-López, D. A., Carmona-Higuita, M. J., Mendieta-Leiva, G., Martínez-Camilo, R., Espejo-Serna, A., Krömer, T., Martínez-Meléndez, N., &amp; Ramírez-Marcial, N. (2023). </w:t>
      </w:r>
      <w:r w:rsidRPr="006F67AD">
        <w:rPr>
          <w:rFonts w:ascii="Times New Roman" w:eastAsia="Times New Roman" w:hAnsi="Times New Roman" w:cs="Times New Roman"/>
          <w:sz w:val="24"/>
          <w:szCs w:val="24"/>
        </w:rPr>
        <w:t xml:space="preserve">Linking different resources to recognize vascular epiphyte richness and distribution in a mountain system in southeastern Mexico. </w:t>
      </w:r>
      <w:r w:rsidRPr="006F67AD">
        <w:rPr>
          <w:rFonts w:ascii="Times New Roman" w:eastAsia="Times New Roman" w:hAnsi="Times New Roman" w:cs="Times New Roman"/>
          <w:i/>
          <w:sz w:val="24"/>
          <w:szCs w:val="24"/>
          <w:lang w:val="es-ES"/>
        </w:rPr>
        <w:t>Flora</w:t>
      </w:r>
      <w:r w:rsidRPr="006F67AD">
        <w:rPr>
          <w:rFonts w:ascii="Times New Roman" w:eastAsia="Times New Roman" w:hAnsi="Times New Roman" w:cs="Times New Roman"/>
          <w:sz w:val="24"/>
          <w:szCs w:val="24"/>
          <w:lang w:val="es-ES"/>
        </w:rPr>
        <w:t>, 152261. https://doi.org/10.1016/j.flora.2023.152261</w:t>
      </w:r>
    </w:p>
    <w:p w14:paraId="5D95EE7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es-ES"/>
        </w:rPr>
        <w:t xml:space="preserve">Jiménez-López, D. A., Gallardo-Cruz, J. A., Véliz, M. E., Martínez-Camilo, R., Méndez, C., Solórzano, J. V., Velázquez-Méndez, L., Carabias, J., García-Hidalgo, G., Peralta-Carreta, C., Sánchez-González, M., Castillo-Acosta, O., Luna-Kamyshev, N. M., Villaseñor, J. L., </w:t>
      </w:r>
      <w:r w:rsidRPr="006F67AD">
        <w:rPr>
          <w:rFonts w:ascii="Times New Roman" w:eastAsia="Times New Roman" w:hAnsi="Times New Roman" w:cs="Times New Roman"/>
          <w:sz w:val="24"/>
          <w:szCs w:val="24"/>
          <w:lang w:val="es-ES"/>
        </w:rPr>
        <w:lastRenderedPageBreak/>
        <w:t xml:space="preserve">&amp; Meave, J. A. (2023). </w:t>
      </w:r>
      <w:r w:rsidRPr="006F67AD">
        <w:rPr>
          <w:rFonts w:ascii="Times New Roman" w:eastAsia="Times New Roman" w:hAnsi="Times New Roman" w:cs="Times New Roman"/>
          <w:sz w:val="24"/>
          <w:szCs w:val="24"/>
        </w:rPr>
        <w:t xml:space="preserve">High vascular plant species richness in the Usumacinta River Basin: A comprehensive floristic checklist for a natural region in the Mesoamerican biodiversity hotspot. </w:t>
      </w:r>
      <w:r w:rsidRPr="006F67AD">
        <w:rPr>
          <w:rFonts w:ascii="Times New Roman" w:eastAsia="Times New Roman" w:hAnsi="Times New Roman" w:cs="Times New Roman"/>
          <w:i/>
          <w:sz w:val="24"/>
          <w:szCs w:val="24"/>
        </w:rPr>
        <w:t>Botanical Sciences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101</w:t>
      </w:r>
      <w:r w:rsidRPr="006F67AD">
        <w:rPr>
          <w:rFonts w:ascii="Times New Roman" w:eastAsia="Times New Roman" w:hAnsi="Times New Roman" w:cs="Times New Roman"/>
          <w:sz w:val="24"/>
          <w:szCs w:val="24"/>
        </w:rPr>
        <w:t>(3), 1–62. https://doi.org/doi.org/10.17129/botsci.3253</w:t>
      </w:r>
    </w:p>
    <w:p w14:paraId="5BE94E2C"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Kelly, D. L., O’Donovan, G., Feehan, J., Murphy, S., Drangeid, S. O., &amp; Marcano-Berti, L. (2004). The epiphyte communities of a montane rain forest in the Andes of Venezuela: Patterns in the distribution of the flora. </w:t>
      </w:r>
      <w:r w:rsidRPr="006F67AD">
        <w:rPr>
          <w:rFonts w:ascii="Times New Roman" w:eastAsia="Times New Roman" w:hAnsi="Times New Roman" w:cs="Times New Roman"/>
          <w:i/>
          <w:sz w:val="24"/>
          <w:szCs w:val="24"/>
        </w:rPr>
        <w:t>Journal of Tropical 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20</w:t>
      </w:r>
      <w:r w:rsidRPr="006F67AD">
        <w:rPr>
          <w:rFonts w:ascii="Times New Roman" w:eastAsia="Times New Roman" w:hAnsi="Times New Roman" w:cs="Times New Roman"/>
          <w:sz w:val="24"/>
          <w:szCs w:val="24"/>
        </w:rPr>
        <w:t>(6), 643–666. https://doi.org/10.1017/S0266467404001671</w:t>
      </w:r>
    </w:p>
    <w:p w14:paraId="2068E81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Köster, N., Friedrich, K., Nieder, J., &amp; Barthlott, W. (2009). Conservation of epiphyte diversity in an Andean landscape transformed by human land use. </w:t>
      </w:r>
      <w:r w:rsidRPr="006F67AD">
        <w:rPr>
          <w:rFonts w:ascii="Times New Roman" w:eastAsia="Times New Roman" w:hAnsi="Times New Roman" w:cs="Times New Roman"/>
          <w:i/>
          <w:sz w:val="24"/>
          <w:szCs w:val="24"/>
        </w:rPr>
        <w:t>Conservation Biology : The Journal of the Society for Conservation Biology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23</w:t>
      </w:r>
      <w:r w:rsidRPr="006F67AD">
        <w:rPr>
          <w:rFonts w:ascii="Times New Roman" w:eastAsia="Times New Roman" w:hAnsi="Times New Roman" w:cs="Times New Roman"/>
          <w:sz w:val="24"/>
          <w:szCs w:val="24"/>
        </w:rPr>
        <w:t>(4), 911–919. https://doi.org/10.1111/j.1523-1739.2008.01164.x</w:t>
      </w:r>
    </w:p>
    <w:p w14:paraId="739DA395"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de-DE"/>
        </w:rPr>
        <w:t xml:space="preserve">Kreft, H., Köster, N., Küper, W., Nieder, J., &amp; Barthlott, W. (2004). </w:t>
      </w:r>
      <w:r w:rsidRPr="006F67AD">
        <w:rPr>
          <w:rFonts w:ascii="Times New Roman" w:eastAsia="Times New Roman" w:hAnsi="Times New Roman" w:cs="Times New Roman"/>
          <w:sz w:val="24"/>
          <w:szCs w:val="24"/>
        </w:rPr>
        <w:t xml:space="preserve">Diversity and biogeography of vascular epiphytes in Western Amazonia, Yasuní, Ecuador. </w:t>
      </w:r>
      <w:r w:rsidRPr="006F67AD">
        <w:rPr>
          <w:rFonts w:ascii="Times New Roman" w:eastAsia="Times New Roman" w:hAnsi="Times New Roman" w:cs="Times New Roman"/>
          <w:i/>
          <w:sz w:val="24"/>
          <w:szCs w:val="24"/>
        </w:rPr>
        <w:t>Journal of Biogeography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31</w:t>
      </w:r>
      <w:r w:rsidRPr="006F67AD">
        <w:rPr>
          <w:rFonts w:ascii="Times New Roman" w:eastAsia="Times New Roman" w:hAnsi="Times New Roman" w:cs="Times New Roman"/>
          <w:sz w:val="24"/>
          <w:szCs w:val="24"/>
        </w:rPr>
        <w:t>(9), 1463–1476. https://doi.org/10.1111/j.1365-2699.2004.01083.x</w:t>
      </w:r>
    </w:p>
    <w:p w14:paraId="01997F6C"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Lees, A. C., Rosenberg, K. V., Ruiz-Gutierrez, V., Marsden, S., Schulenberg, T. S., &amp; Rodewald, A. D. (2020). A roadmap to identifying and filling shortfalls in Neotropical ornithology. </w:t>
      </w:r>
      <w:r w:rsidRPr="006F67AD">
        <w:rPr>
          <w:rFonts w:ascii="Times New Roman" w:eastAsia="Times New Roman" w:hAnsi="Times New Roman" w:cs="Times New Roman"/>
          <w:i/>
          <w:sz w:val="24"/>
          <w:szCs w:val="24"/>
        </w:rPr>
        <w:t>The Auk</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137</w:t>
      </w:r>
      <w:r w:rsidRPr="006F67AD">
        <w:rPr>
          <w:rFonts w:ascii="Times New Roman" w:eastAsia="Times New Roman" w:hAnsi="Times New Roman" w:cs="Times New Roman"/>
          <w:sz w:val="24"/>
          <w:szCs w:val="24"/>
        </w:rPr>
        <w:t>(4), ukaa048. https://doi.org/10.1093/auk/ukaa048</w:t>
      </w:r>
    </w:p>
    <w:p w14:paraId="78BA021C" w14:textId="77777777" w:rsidR="00F41869" w:rsidRPr="006F67AD" w:rsidRDefault="00000000">
      <w:pPr>
        <w:pBdr>
          <w:top w:val="nil"/>
          <w:left w:val="nil"/>
          <w:bottom w:val="nil"/>
          <w:right w:val="nil"/>
          <w:between w:val="nil"/>
        </w:pBdr>
        <w:spacing w:after="0"/>
        <w:ind w:left="720" w:hanging="720"/>
        <w:rPr>
          <w:ins w:id="345" w:author="Maria Carmona-Higuita" w:date="2026-08-06T00:00:00Z"/>
          <w:rFonts w:ascii="Times New Roman" w:eastAsia="Times New Roman" w:hAnsi="Times New Roman" w:cs="Times New Roman"/>
          <w:sz w:val="24"/>
          <w:szCs w:val="24"/>
        </w:rPr>
      </w:pPr>
      <w:ins w:id="346" w:author="Maria Carmona-Higuita" w:date="2026-08-06T00:00:00Z">
        <w:r w:rsidRPr="006F67AD">
          <w:rPr>
            <w:rFonts w:ascii="Times New Roman" w:eastAsia="Times New Roman" w:hAnsi="Times New Roman" w:cs="Times New Roman"/>
            <w:sz w:val="24"/>
            <w:szCs w:val="24"/>
          </w:rPr>
          <w:t xml:space="preserve">Leão, T. C. C., Reich, P. B., &amp; Nic Lughadha, E. (2023). The geographic range size and vulnerability to extinction of angiosperm epiphytes in the Atlantic Forest of Brazil. </w:t>
        </w:r>
        <w:r w:rsidRPr="006F67AD">
          <w:rPr>
            <w:rFonts w:ascii="Times New Roman" w:eastAsia="Times New Roman" w:hAnsi="Times New Roman" w:cs="Times New Roman"/>
            <w:i/>
            <w:sz w:val="24"/>
            <w:szCs w:val="24"/>
          </w:rPr>
          <w:t>Global Ecology and Biogeography</w:t>
        </w:r>
        <w:r w:rsidRPr="006F67AD">
          <w:rPr>
            <w:rFonts w:ascii="Times New Roman" w:eastAsia="Times New Roman" w:hAnsi="Times New Roman" w:cs="Times New Roman"/>
            <w:sz w:val="24"/>
            <w:szCs w:val="24"/>
          </w:rPr>
          <w:t>, 32, 1607–1617. https://doi.org/10.1111/geb.13718</w:t>
        </w:r>
      </w:ins>
    </w:p>
    <w:p w14:paraId="12EFEF0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rPr>
        <w:lastRenderedPageBreak/>
        <w:t xml:space="preserve">Leite, G. A., Pinheiro, R. T., Marcelino, D. G., Figueira, J. E. C., &amp; Delabie, J. H. C. (2013). Foraging Behavior of Kaempfer’s Woodpecker ( </w:t>
      </w:r>
      <w:r w:rsidRPr="006F67AD">
        <w:rPr>
          <w:rFonts w:ascii="Times New Roman" w:eastAsia="Times New Roman" w:hAnsi="Times New Roman" w:cs="Times New Roman"/>
          <w:i/>
          <w:sz w:val="24"/>
          <w:szCs w:val="24"/>
        </w:rPr>
        <w:t>Celeus obrieni</w:t>
      </w:r>
      <w:r w:rsidRPr="006F67AD">
        <w:rPr>
          <w:rFonts w:ascii="Times New Roman" w:eastAsia="Times New Roman" w:hAnsi="Times New Roman" w:cs="Times New Roman"/>
          <w:sz w:val="24"/>
          <w:szCs w:val="24"/>
        </w:rPr>
        <w:t xml:space="preserve"> ), a Bamboo Specialist. </w:t>
      </w:r>
      <w:r w:rsidRPr="006F67AD">
        <w:rPr>
          <w:rFonts w:ascii="Times New Roman" w:eastAsia="Times New Roman" w:hAnsi="Times New Roman" w:cs="Times New Roman"/>
          <w:i/>
          <w:sz w:val="24"/>
          <w:szCs w:val="24"/>
          <w:lang w:val="es-ES"/>
        </w:rPr>
        <w:t>The Condor</w:t>
      </w:r>
      <w:r w:rsidRPr="006F67AD">
        <w:rPr>
          <w:rFonts w:ascii="Times New Roman" w:eastAsia="Times New Roman" w:hAnsi="Times New Roman" w:cs="Times New Roman"/>
          <w:sz w:val="24"/>
          <w:szCs w:val="24"/>
          <w:lang w:val="es-ES"/>
        </w:rPr>
        <w:t xml:space="preserve">, </w:t>
      </w:r>
      <w:r w:rsidRPr="006F67AD">
        <w:rPr>
          <w:rFonts w:ascii="Times New Roman" w:eastAsia="Times New Roman" w:hAnsi="Times New Roman" w:cs="Times New Roman"/>
          <w:i/>
          <w:sz w:val="24"/>
          <w:szCs w:val="24"/>
          <w:lang w:val="es-ES"/>
        </w:rPr>
        <w:t>115</w:t>
      </w:r>
      <w:r w:rsidRPr="006F67AD">
        <w:rPr>
          <w:rFonts w:ascii="Times New Roman" w:eastAsia="Times New Roman" w:hAnsi="Times New Roman" w:cs="Times New Roman"/>
          <w:sz w:val="24"/>
          <w:szCs w:val="24"/>
          <w:lang w:val="es-ES"/>
        </w:rPr>
        <w:t>(2), 221–229. https://doi.org/10.1525/cond.2013.120062</w:t>
      </w:r>
    </w:p>
    <w:p w14:paraId="19B0979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es-ES"/>
        </w:rPr>
        <w:t xml:space="preserve">Lobo, J. M., Hortal, J., Yela, J. L., Millán, A., Sánchez-Fernández, D., García-Roselló, E., González-Dacosta, J., Heine, J., González-Vilas, L., &amp; Guisande, C. (2018). </w:t>
      </w:r>
      <w:r w:rsidRPr="006F67AD">
        <w:rPr>
          <w:rFonts w:ascii="Times New Roman" w:eastAsia="Times New Roman" w:hAnsi="Times New Roman" w:cs="Times New Roman"/>
          <w:sz w:val="24"/>
          <w:szCs w:val="24"/>
        </w:rPr>
        <w:t xml:space="preserve">KnowBR: An application to map the geographical variation of survey effort and identify well-surveyed areas from biodiversity databases. </w:t>
      </w:r>
      <w:r w:rsidRPr="006F67AD">
        <w:rPr>
          <w:rFonts w:ascii="Times New Roman" w:eastAsia="Times New Roman" w:hAnsi="Times New Roman" w:cs="Times New Roman"/>
          <w:i/>
          <w:sz w:val="24"/>
          <w:szCs w:val="24"/>
        </w:rPr>
        <w:t>Ecological Indicators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91</w:t>
      </w:r>
      <w:r w:rsidRPr="006F67AD">
        <w:rPr>
          <w:rFonts w:ascii="Times New Roman" w:eastAsia="Times New Roman" w:hAnsi="Times New Roman" w:cs="Times New Roman"/>
          <w:sz w:val="24"/>
          <w:szCs w:val="24"/>
        </w:rPr>
        <w:t>, 241–248. https://doi.org/10.1016/j.ecolind.2018.03.077</w:t>
      </w:r>
    </w:p>
    <w:p w14:paraId="26B32A82"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Lomolino, M. V. (2004). Conservation biogeography. </w:t>
      </w:r>
      <w:r w:rsidRPr="006F67AD">
        <w:rPr>
          <w:rFonts w:ascii="Times New Roman" w:eastAsia="Times New Roman" w:hAnsi="Times New Roman" w:cs="Times New Roman"/>
          <w:sz w:val="24"/>
          <w:szCs w:val="24"/>
          <w:lang w:val="it-IT"/>
        </w:rPr>
        <w:t xml:space="preserve">In </w:t>
      </w:r>
      <w:r w:rsidRPr="006F67AD">
        <w:rPr>
          <w:rFonts w:ascii="Times New Roman" w:eastAsia="Times New Roman" w:hAnsi="Times New Roman" w:cs="Times New Roman"/>
          <w:i/>
          <w:sz w:val="24"/>
          <w:szCs w:val="24"/>
          <w:lang w:val="it-IT"/>
        </w:rPr>
        <w:t xml:space="preserve">Lomolino, L. R. Heaney. </w:t>
      </w:r>
      <w:r w:rsidRPr="006F67AD">
        <w:rPr>
          <w:rFonts w:ascii="Times New Roman" w:eastAsia="Times New Roman" w:hAnsi="Times New Roman" w:cs="Times New Roman"/>
          <w:i/>
          <w:sz w:val="24"/>
          <w:szCs w:val="24"/>
        </w:rPr>
        <w:t>2004. Frontiers of Biogeography: New Directions in the Geography of Nature.</w:t>
      </w:r>
      <w:r w:rsidRPr="006F67AD">
        <w:rPr>
          <w:rFonts w:ascii="Times New Roman" w:eastAsia="Times New Roman" w:hAnsi="Times New Roman" w:cs="Times New Roman"/>
          <w:sz w:val="24"/>
          <w:szCs w:val="24"/>
        </w:rPr>
        <w:t xml:space="preserve"> (p. 293). Sinauer Associates, Inc.</w:t>
      </w:r>
    </w:p>
    <w:p w14:paraId="427283BC"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Luján, M., Lemos, R. M., Lucas, E., Michelangeli, F. A., Prance, G., Pennington, T. D., Rzedowski, J., Santamaría-Aguilar, D., Serpell, E., Sothers, C., &amp; Zuntini, A. R. (2023). </w:t>
      </w:r>
      <w:r w:rsidRPr="006F67AD">
        <w:rPr>
          <w:rFonts w:ascii="Times New Roman" w:eastAsia="Times New Roman" w:hAnsi="Times New Roman" w:cs="Times New Roman"/>
          <w:i/>
          <w:sz w:val="24"/>
          <w:szCs w:val="24"/>
        </w:rPr>
        <w:t>Trials and tribulations of Neotropical plant taxonomy: Pace of tree species description</w:t>
      </w:r>
      <w:r w:rsidRPr="006F67AD">
        <w:rPr>
          <w:rFonts w:ascii="Times New Roman" w:eastAsia="Times New Roman" w:hAnsi="Times New Roman" w:cs="Times New Roman"/>
          <w:sz w:val="24"/>
          <w:szCs w:val="24"/>
        </w:rPr>
        <w:t>. Plant Biology. https://doi.org/10.1101/2023.09.05.556231</w:t>
      </w:r>
    </w:p>
    <w:p w14:paraId="3E349A37"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Maldonado, C., Molina, C. I., Zizka, A., Persson, C., Taylor, C. M., Albán, J., Chilquillo, E., Rønsted, N., &amp; Antonelli, A. (2015). Estimating species diversity and distribution in the era of Big Data: To what extent can we trust public databases? </w:t>
      </w:r>
      <w:r w:rsidRPr="006F67AD">
        <w:rPr>
          <w:rFonts w:ascii="Times New Roman" w:eastAsia="Times New Roman" w:hAnsi="Times New Roman" w:cs="Times New Roman"/>
          <w:i/>
          <w:sz w:val="24"/>
          <w:szCs w:val="24"/>
        </w:rPr>
        <w:t>Global Ecology and Biogeography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24</w:t>
      </w:r>
      <w:r w:rsidRPr="006F67AD">
        <w:rPr>
          <w:rFonts w:ascii="Times New Roman" w:eastAsia="Times New Roman" w:hAnsi="Times New Roman" w:cs="Times New Roman"/>
          <w:sz w:val="24"/>
          <w:szCs w:val="24"/>
        </w:rPr>
        <w:t>(8), 973–984. https://doi.org/10.1111/geb.12326</w:t>
      </w:r>
    </w:p>
    <w:p w14:paraId="030CFE6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Marin, A. C., Wolf, J. H. D., Oostermeijer, J. G. B., &amp; den Nijs, J. C. M. (2008). Establishment of Epiphytic Bromeliads in Successional Tropical Premontane Forests in Costa Rica. </w:t>
      </w:r>
      <w:r w:rsidRPr="006F67AD">
        <w:rPr>
          <w:rFonts w:ascii="Times New Roman" w:eastAsia="Times New Roman" w:hAnsi="Times New Roman" w:cs="Times New Roman"/>
          <w:i/>
          <w:sz w:val="24"/>
          <w:szCs w:val="24"/>
        </w:rPr>
        <w:t>Biotropica</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40</w:t>
      </w:r>
      <w:r w:rsidRPr="006F67AD">
        <w:rPr>
          <w:rFonts w:ascii="Times New Roman" w:eastAsia="Times New Roman" w:hAnsi="Times New Roman" w:cs="Times New Roman"/>
          <w:sz w:val="24"/>
          <w:szCs w:val="24"/>
        </w:rPr>
        <w:t>(4), 441–448.</w:t>
      </w:r>
    </w:p>
    <w:p w14:paraId="2489A29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Mendieta-Leiva, G., Ramos, F. N., Elias, J. P. C., Zotz, G., Acuña-Tarazona, M., Alvim, F. S., Barbosa, D. E. F., Basílio, G. A., Batke, S. P., Benavides, A. M., Blum, C. T., Boelter, C. R., Brancalion, P. H. S., Carmona, M. J., Carvalho, L. P., de la Rosa-Manzano, E., Einzmann, H. J. R., Fernández, M., Furtado, S. G., … Jiménez-Alfaro, B. (2020). EpIG-DB: A database of vascular epiphyte assemblages in the Neotropics. </w:t>
      </w:r>
      <w:r w:rsidRPr="006F67AD">
        <w:rPr>
          <w:rFonts w:ascii="Times New Roman" w:eastAsia="Times New Roman" w:hAnsi="Times New Roman" w:cs="Times New Roman"/>
          <w:i/>
          <w:sz w:val="24"/>
          <w:szCs w:val="24"/>
        </w:rPr>
        <w:t>Journal of Vegetation Science</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31</w:t>
      </w:r>
      <w:r w:rsidRPr="006F67AD">
        <w:rPr>
          <w:rFonts w:ascii="Times New Roman" w:eastAsia="Times New Roman" w:hAnsi="Times New Roman" w:cs="Times New Roman"/>
          <w:sz w:val="24"/>
          <w:szCs w:val="24"/>
        </w:rPr>
        <w:t>(3), 1–11. https://doi.org/10.1111/jvs.12867</w:t>
      </w:r>
    </w:p>
    <w:p w14:paraId="4F306D6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Mendieta-Leiva, G., &amp; Zotz, G. (2015). A conceptual framework for the analysis of vascular epiphyte assemblages. </w:t>
      </w:r>
      <w:r w:rsidRPr="006F67AD">
        <w:rPr>
          <w:rFonts w:ascii="Times New Roman" w:eastAsia="Times New Roman" w:hAnsi="Times New Roman" w:cs="Times New Roman"/>
          <w:i/>
          <w:sz w:val="24"/>
          <w:szCs w:val="24"/>
        </w:rPr>
        <w:t>Perspectives in Plant Ecology, Evolution and Systematics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17</w:t>
      </w:r>
      <w:r w:rsidRPr="006F67AD">
        <w:rPr>
          <w:rFonts w:ascii="Times New Roman" w:eastAsia="Times New Roman" w:hAnsi="Times New Roman" w:cs="Times New Roman"/>
          <w:sz w:val="24"/>
          <w:szCs w:val="24"/>
        </w:rPr>
        <w:t>(6), 510–521. https://doi.org/10.1016/j.ppees.2015.09.003</w:t>
      </w:r>
    </w:p>
    <w:p w14:paraId="0FE0F4E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de-DE"/>
        </w:rPr>
        <w:t xml:space="preserve">Meyer, C., Kreft, H., Guralnick, R., &amp; Jetz, W. (2015). </w:t>
      </w:r>
      <w:r w:rsidRPr="006F67AD">
        <w:rPr>
          <w:rFonts w:ascii="Times New Roman" w:eastAsia="Times New Roman" w:hAnsi="Times New Roman" w:cs="Times New Roman"/>
          <w:sz w:val="24"/>
          <w:szCs w:val="24"/>
        </w:rPr>
        <w:t xml:space="preserve">Global priorities for an effective information basis of biodiversity distributions. </w:t>
      </w:r>
      <w:r w:rsidRPr="006F67AD">
        <w:rPr>
          <w:rFonts w:ascii="Times New Roman" w:eastAsia="Times New Roman" w:hAnsi="Times New Roman" w:cs="Times New Roman"/>
          <w:i/>
          <w:sz w:val="24"/>
          <w:szCs w:val="24"/>
        </w:rPr>
        <w:t>Nature Communications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6</w:t>
      </w:r>
      <w:r w:rsidRPr="006F67AD">
        <w:rPr>
          <w:rFonts w:ascii="Times New Roman" w:eastAsia="Times New Roman" w:hAnsi="Times New Roman" w:cs="Times New Roman"/>
          <w:sz w:val="24"/>
          <w:szCs w:val="24"/>
        </w:rPr>
        <w:t>(1), 8221. https://doi.org/10.1038/ncomms9221</w:t>
      </w:r>
    </w:p>
    <w:p w14:paraId="441F695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rPr>
        <w:t xml:space="preserve">Meyer, C., Weigelt, P., &amp; Kreft, H. (2016). Multidimensional biases, gaps and uncertainties in global plant occurrence information. </w:t>
      </w:r>
      <w:r w:rsidRPr="006F67AD">
        <w:rPr>
          <w:rFonts w:ascii="Times New Roman" w:eastAsia="Times New Roman" w:hAnsi="Times New Roman" w:cs="Times New Roman"/>
          <w:i/>
          <w:sz w:val="24"/>
          <w:szCs w:val="24"/>
          <w:lang w:val="es-ES"/>
        </w:rPr>
        <w:t>Ecology Letters</w:t>
      </w:r>
      <w:r w:rsidRPr="006F67AD">
        <w:rPr>
          <w:rFonts w:ascii="Times New Roman" w:eastAsia="Times New Roman" w:hAnsi="Times New Roman" w:cs="Times New Roman"/>
          <w:sz w:val="24"/>
          <w:szCs w:val="24"/>
          <w:lang w:val="es-ES"/>
        </w:rPr>
        <w:t xml:space="preserve">, </w:t>
      </w:r>
      <w:r w:rsidRPr="006F67AD">
        <w:rPr>
          <w:rFonts w:ascii="Times New Roman" w:eastAsia="Times New Roman" w:hAnsi="Times New Roman" w:cs="Times New Roman"/>
          <w:i/>
          <w:sz w:val="24"/>
          <w:szCs w:val="24"/>
          <w:lang w:val="es-ES"/>
        </w:rPr>
        <w:t>19</w:t>
      </w:r>
      <w:r w:rsidRPr="006F67AD">
        <w:rPr>
          <w:rFonts w:ascii="Times New Roman" w:eastAsia="Times New Roman" w:hAnsi="Times New Roman" w:cs="Times New Roman"/>
          <w:sz w:val="24"/>
          <w:szCs w:val="24"/>
          <w:lang w:val="es-ES"/>
        </w:rPr>
        <w:t>(8), 992–1006. https://doi.org/10.1111/ele.12624</w:t>
      </w:r>
    </w:p>
    <w:p w14:paraId="04198714"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lang w:val="es-ES"/>
        </w:rPr>
        <w:t xml:space="preserve">Morrone, J. J., Escalante, T., Rodríguez-Tapia, G., Carmona, A., Arana, M., &amp; Mercado-Gómez, J. D. (2022). </w:t>
      </w:r>
      <w:r w:rsidRPr="006F67AD">
        <w:rPr>
          <w:rFonts w:ascii="Times New Roman" w:eastAsia="Times New Roman" w:hAnsi="Times New Roman" w:cs="Times New Roman"/>
          <w:sz w:val="24"/>
          <w:szCs w:val="24"/>
        </w:rPr>
        <w:t xml:space="preserve">Biogeographic regionalization of the Neotropical region: New map and </w:t>
      </w:r>
      <w:r w:rsidRPr="006F67AD">
        <w:rPr>
          <w:rFonts w:ascii="Times New Roman" w:eastAsia="Times New Roman" w:hAnsi="Times New Roman" w:cs="Times New Roman"/>
          <w:sz w:val="24"/>
          <w:szCs w:val="24"/>
        </w:rPr>
        <w:lastRenderedPageBreak/>
        <w:t xml:space="preserve">shapefile. </w:t>
      </w:r>
      <w:r w:rsidRPr="006F67AD">
        <w:rPr>
          <w:rFonts w:ascii="Times New Roman" w:eastAsia="Times New Roman" w:hAnsi="Times New Roman" w:cs="Times New Roman"/>
          <w:i/>
          <w:sz w:val="24"/>
          <w:szCs w:val="24"/>
          <w:lang w:val="es-ES"/>
        </w:rPr>
        <w:t>Anais Da Academia Brasileira de Ciências</w:t>
      </w:r>
      <w:r w:rsidRPr="006F67AD">
        <w:rPr>
          <w:rFonts w:ascii="Times New Roman" w:eastAsia="Times New Roman" w:hAnsi="Times New Roman" w:cs="Times New Roman"/>
          <w:sz w:val="24"/>
          <w:szCs w:val="24"/>
          <w:lang w:val="es-ES"/>
        </w:rPr>
        <w:t xml:space="preserve">, </w:t>
      </w:r>
      <w:r w:rsidRPr="006F67AD">
        <w:rPr>
          <w:rFonts w:ascii="Times New Roman" w:eastAsia="Times New Roman" w:hAnsi="Times New Roman" w:cs="Times New Roman"/>
          <w:i/>
          <w:sz w:val="24"/>
          <w:szCs w:val="24"/>
          <w:lang w:val="es-ES"/>
        </w:rPr>
        <w:t>94</w:t>
      </w:r>
      <w:r w:rsidRPr="006F67AD">
        <w:rPr>
          <w:rFonts w:ascii="Times New Roman" w:eastAsia="Times New Roman" w:hAnsi="Times New Roman" w:cs="Times New Roman"/>
          <w:sz w:val="24"/>
          <w:szCs w:val="24"/>
          <w:lang w:val="es-ES"/>
        </w:rPr>
        <w:t>(1), e20211167. https://doi.org/10.1590/0001-3765202220211167</w:t>
      </w:r>
    </w:p>
    <w:p w14:paraId="625FB486"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Nicolson, N., Trekels, M., Groom, Q. J., Knapp, S., &amp; Paton, A. J. (2023). Global access to nomenclatural botanical resources: Evaluating open access availability. </w:t>
      </w:r>
      <w:r w:rsidRPr="006F67AD">
        <w:rPr>
          <w:rFonts w:ascii="Times New Roman" w:eastAsia="Times New Roman" w:hAnsi="Times New Roman" w:cs="Times New Roman"/>
          <w:i/>
          <w:sz w:val="24"/>
          <w:szCs w:val="24"/>
        </w:rPr>
        <w:t>PLANTS, PEOPLE, PLANET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5</w:t>
      </w:r>
      <w:r w:rsidRPr="006F67AD">
        <w:rPr>
          <w:rFonts w:ascii="Times New Roman" w:eastAsia="Times New Roman" w:hAnsi="Times New Roman" w:cs="Times New Roman"/>
          <w:sz w:val="24"/>
          <w:szCs w:val="24"/>
        </w:rPr>
        <w:t>(6), 899–907. https://doi.org/10.1002/ppp3.10438</w:t>
      </w:r>
    </w:p>
    <w:p w14:paraId="0C9D639B"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Nieder, J., Prosperi, J., &amp; Michaloud, G. (2001). Epiphytes and their contribution to canopy diversity. </w:t>
      </w:r>
      <w:r w:rsidRPr="006F67AD">
        <w:rPr>
          <w:rFonts w:ascii="Times New Roman" w:eastAsia="Times New Roman" w:hAnsi="Times New Roman" w:cs="Times New Roman"/>
          <w:i/>
          <w:sz w:val="24"/>
          <w:szCs w:val="24"/>
        </w:rPr>
        <w:t>Plant 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153</w:t>
      </w:r>
      <w:r w:rsidRPr="006F67AD">
        <w:rPr>
          <w:rFonts w:ascii="Times New Roman" w:eastAsia="Times New Roman" w:hAnsi="Times New Roman" w:cs="Times New Roman"/>
          <w:sz w:val="24"/>
          <w:szCs w:val="24"/>
        </w:rPr>
        <w:t>, 51–63.</w:t>
      </w:r>
    </w:p>
    <w:p w14:paraId="0D02EC8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Oliveira, U., Paglia, A. P., Brescovit, A. D., De Carvalho, C. J. B., Silva, D. P., Rezende, D. T., Leite, F. S. F., Batista, J. A. N., Barbosa, J. P. P. P., Stehmann, J. R., Ascher, J. S., De Vasconcelos, M. F., De Marco, P., Löwenberg‐Neto, P., Dias, P. G., Ferro, V. G., &amp; Santos, A. J. (2016). The strong influence of collection bias on biodiversity knowledge shortfalls of </w:t>
      </w:r>
      <w:r w:rsidRPr="006F67AD">
        <w:rPr>
          <w:rFonts w:ascii="Times New Roman" w:eastAsia="Times New Roman" w:hAnsi="Times New Roman" w:cs="Times New Roman"/>
          <w:smallCaps/>
          <w:sz w:val="24"/>
          <w:szCs w:val="24"/>
        </w:rPr>
        <w:t>B</w:t>
      </w:r>
      <w:r w:rsidRPr="006F67AD">
        <w:rPr>
          <w:rFonts w:ascii="Times New Roman" w:eastAsia="Times New Roman" w:hAnsi="Times New Roman" w:cs="Times New Roman"/>
          <w:sz w:val="24"/>
          <w:szCs w:val="24"/>
        </w:rPr>
        <w:t xml:space="preserve"> razilian terrestrial biodiversity. </w:t>
      </w:r>
      <w:r w:rsidRPr="006F67AD">
        <w:rPr>
          <w:rFonts w:ascii="Times New Roman" w:eastAsia="Times New Roman" w:hAnsi="Times New Roman" w:cs="Times New Roman"/>
          <w:i/>
          <w:sz w:val="24"/>
          <w:szCs w:val="24"/>
        </w:rPr>
        <w:t>Diversity and Distributions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22</w:t>
      </w:r>
      <w:r w:rsidRPr="006F67AD">
        <w:rPr>
          <w:rFonts w:ascii="Times New Roman" w:eastAsia="Times New Roman" w:hAnsi="Times New Roman" w:cs="Times New Roman"/>
          <w:sz w:val="24"/>
          <w:szCs w:val="24"/>
        </w:rPr>
        <w:t>(12), 1232–1244. https://doi.org/10.1111/ddi.12489</w:t>
      </w:r>
    </w:p>
    <w:p w14:paraId="4437D75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Ondo, I., Dhanjal‐Adams, K. L., Pironon, S., Silvestro, D., Colli‐Silva, M., Deklerck, V., Grace, O. M., Monro, A. K., Nicolson, N., Walker, B., &amp; Antonelli, A. (2024). Plant diversity darkspots for global collection priorities. </w:t>
      </w:r>
      <w:r w:rsidRPr="006F67AD">
        <w:rPr>
          <w:rFonts w:ascii="Times New Roman" w:eastAsia="Times New Roman" w:hAnsi="Times New Roman" w:cs="Times New Roman"/>
          <w:i/>
          <w:sz w:val="24"/>
          <w:szCs w:val="24"/>
        </w:rPr>
        <w:t>New Phytologist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244</w:t>
      </w:r>
      <w:r w:rsidRPr="006F67AD">
        <w:rPr>
          <w:rFonts w:ascii="Times New Roman" w:eastAsia="Times New Roman" w:hAnsi="Times New Roman" w:cs="Times New Roman"/>
          <w:sz w:val="24"/>
          <w:szCs w:val="24"/>
        </w:rPr>
        <w:t>(2), 719–733. https://doi.org/10.1111/nph.20024</w:t>
      </w:r>
    </w:p>
    <w:p w14:paraId="2D4E2E6E"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Pebesma, E. (2018). Simple Features for R: Standardized Support for Spatial Vector Data. </w:t>
      </w:r>
      <w:r w:rsidRPr="006F67AD">
        <w:rPr>
          <w:rFonts w:ascii="Times New Roman" w:eastAsia="Times New Roman" w:hAnsi="Times New Roman" w:cs="Times New Roman"/>
          <w:i/>
          <w:sz w:val="24"/>
          <w:szCs w:val="24"/>
        </w:rPr>
        <w:t>The R Journal</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10</w:t>
      </w:r>
      <w:r w:rsidRPr="006F67AD">
        <w:rPr>
          <w:rFonts w:ascii="Times New Roman" w:eastAsia="Times New Roman" w:hAnsi="Times New Roman" w:cs="Times New Roman"/>
          <w:sz w:val="24"/>
          <w:szCs w:val="24"/>
        </w:rPr>
        <w:t>(1), 439. https://doi.org/10.32614/RJ-2018-009</w:t>
      </w:r>
    </w:p>
    <w:p w14:paraId="2B58006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Perez, T. M., Valverde-Barrantes, O., Bravo, C., Taylor, T. C., Fadrique, B., Hogan, J. A., Pardo, C. J., Stroud, J. T., Baraloto, C., &amp; Feeley, K. J. (2019). Botanic gardens are an untapped resource for studying the functional ecology of tropical plants. </w:t>
      </w:r>
      <w:r w:rsidRPr="006F67AD">
        <w:rPr>
          <w:rFonts w:ascii="Times New Roman" w:eastAsia="Times New Roman" w:hAnsi="Times New Roman" w:cs="Times New Roman"/>
          <w:i/>
          <w:sz w:val="24"/>
          <w:szCs w:val="24"/>
        </w:rPr>
        <w:t>Philosophical Transactions of the Royal Society B: Biological Sciences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374</w:t>
      </w:r>
      <w:r w:rsidRPr="006F67AD">
        <w:rPr>
          <w:rFonts w:ascii="Times New Roman" w:eastAsia="Times New Roman" w:hAnsi="Times New Roman" w:cs="Times New Roman"/>
          <w:sz w:val="24"/>
          <w:szCs w:val="24"/>
        </w:rPr>
        <w:t>(1763), 20170390. https://doi.org/10.1098/rstb.2017.0390</w:t>
      </w:r>
    </w:p>
    <w:p w14:paraId="6A149CCD"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Prance, G. T., Beentje, H., Dransfield, J., &amp; Johns, R. (2000). The Tropical Flora Remains Undercollected. </w:t>
      </w:r>
      <w:r w:rsidRPr="006F67AD">
        <w:rPr>
          <w:rFonts w:ascii="Times New Roman" w:eastAsia="Times New Roman" w:hAnsi="Times New Roman" w:cs="Times New Roman"/>
          <w:i/>
          <w:sz w:val="24"/>
          <w:szCs w:val="24"/>
        </w:rPr>
        <w:t>Annals of the Missouri Botanical Garden</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87</w:t>
      </w:r>
      <w:r w:rsidRPr="006F67AD">
        <w:rPr>
          <w:rFonts w:ascii="Times New Roman" w:eastAsia="Times New Roman" w:hAnsi="Times New Roman" w:cs="Times New Roman"/>
          <w:sz w:val="24"/>
          <w:szCs w:val="24"/>
        </w:rPr>
        <w:t>(1), 67. https://doi.org/10.2307/2666209</w:t>
      </w:r>
    </w:p>
    <w:p w14:paraId="33D04A7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Quaresma, A., Zartman, C. E., Piedade, M. T. F., Wittmann, F., Jardim, M. A. G., Irume, M. V., Benavides, A. M., Freitas, L., Toledo, J. J., Boelter, C. R., Obermüller, F., Duque, A. J., Klein, V. P., Mari, M. L. G., Schöngart, J., Arenas, E., Pos, E. T., Vasco, A., Ek, R., … Ter Steege, H. (2022). The Amazon Epiphyte Network: A First Glimpse Into Continental-Scale Patterns of Amazonian Vascular Epiphyte Assemblages. </w:t>
      </w:r>
      <w:r w:rsidRPr="006F67AD">
        <w:rPr>
          <w:rFonts w:ascii="Times New Roman" w:eastAsia="Times New Roman" w:hAnsi="Times New Roman" w:cs="Times New Roman"/>
          <w:i/>
          <w:sz w:val="24"/>
          <w:szCs w:val="24"/>
        </w:rPr>
        <w:t>Frontiers in Forests and Global Change</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5</w:t>
      </w:r>
      <w:r w:rsidRPr="006F67AD">
        <w:rPr>
          <w:rFonts w:ascii="Times New Roman" w:eastAsia="Times New Roman" w:hAnsi="Times New Roman" w:cs="Times New Roman"/>
          <w:sz w:val="24"/>
          <w:szCs w:val="24"/>
        </w:rPr>
        <w:t>, 828759. https://doi.org/10.3389/ffgc.2022.828759</w:t>
      </w:r>
    </w:p>
    <w:p w14:paraId="58C4FFC8"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 Core Team. (2024). </w:t>
      </w:r>
      <w:r w:rsidRPr="006F67AD">
        <w:rPr>
          <w:rFonts w:ascii="Times New Roman" w:eastAsia="Times New Roman" w:hAnsi="Times New Roman" w:cs="Times New Roman"/>
          <w:i/>
          <w:sz w:val="24"/>
          <w:szCs w:val="24"/>
        </w:rPr>
        <w:t>_R: A Language and Environment for Statistical Computing_</w:t>
      </w:r>
      <w:r w:rsidRPr="006F67AD">
        <w:rPr>
          <w:rFonts w:ascii="Times New Roman" w:eastAsia="Times New Roman" w:hAnsi="Times New Roman" w:cs="Times New Roman"/>
          <w:sz w:val="24"/>
          <w:szCs w:val="24"/>
        </w:rPr>
        <w:t xml:space="preserve"> [Computer software]. R Foundation for Statistical Computing. &lt;https://www.R-project.org/&gt;</w:t>
      </w:r>
    </w:p>
    <w:p w14:paraId="18958BF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es-ES"/>
        </w:rPr>
      </w:pPr>
      <w:r w:rsidRPr="006F67AD">
        <w:rPr>
          <w:rFonts w:ascii="Times New Roman" w:eastAsia="Times New Roman" w:hAnsi="Times New Roman" w:cs="Times New Roman"/>
          <w:sz w:val="24"/>
          <w:szCs w:val="24"/>
          <w:lang w:val="es-ES"/>
        </w:rPr>
        <w:t xml:space="preserve">Ramírez‐Barahona, S., Cuervo‐Robayo, A. P., &amp; Magallón, S. (2023). </w:t>
      </w:r>
      <w:r w:rsidRPr="006F67AD">
        <w:rPr>
          <w:rFonts w:ascii="Times New Roman" w:eastAsia="Times New Roman" w:hAnsi="Times New Roman" w:cs="Times New Roman"/>
          <w:sz w:val="24"/>
          <w:szCs w:val="24"/>
        </w:rPr>
        <w:t xml:space="preserve">Assessing digital accessible botanical knowledge and priorities for exploration and discovery of plant diversity across Mesoamerica. </w:t>
      </w:r>
      <w:r w:rsidRPr="006F67AD">
        <w:rPr>
          <w:rFonts w:ascii="Times New Roman" w:eastAsia="Times New Roman" w:hAnsi="Times New Roman" w:cs="Times New Roman"/>
          <w:i/>
          <w:sz w:val="24"/>
          <w:szCs w:val="24"/>
          <w:lang w:val="es-ES"/>
        </w:rPr>
        <w:t>New Phytologist</w:t>
      </w:r>
      <w:r w:rsidRPr="006F67AD">
        <w:rPr>
          <w:rFonts w:ascii="Times New Roman" w:eastAsia="Times New Roman" w:hAnsi="Times New Roman" w:cs="Times New Roman"/>
          <w:sz w:val="24"/>
          <w:szCs w:val="24"/>
          <w:lang w:val="es-ES"/>
        </w:rPr>
        <w:t xml:space="preserve">, </w:t>
      </w:r>
      <w:r w:rsidRPr="006F67AD">
        <w:rPr>
          <w:rFonts w:ascii="Times New Roman" w:eastAsia="Times New Roman" w:hAnsi="Times New Roman" w:cs="Times New Roman"/>
          <w:i/>
          <w:sz w:val="24"/>
          <w:szCs w:val="24"/>
          <w:lang w:val="es-ES"/>
        </w:rPr>
        <w:t>240</w:t>
      </w:r>
      <w:r w:rsidRPr="006F67AD">
        <w:rPr>
          <w:rFonts w:ascii="Times New Roman" w:eastAsia="Times New Roman" w:hAnsi="Times New Roman" w:cs="Times New Roman"/>
          <w:sz w:val="24"/>
          <w:szCs w:val="24"/>
          <w:lang w:val="es-ES"/>
        </w:rPr>
        <w:t>(4), 1659–1672. https://doi.org/10.1111/nph.19190</w:t>
      </w:r>
    </w:p>
    <w:p w14:paraId="3C27B40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es-ES"/>
        </w:rPr>
        <w:lastRenderedPageBreak/>
        <w:t xml:space="preserve">Ramos, F. N., De Araujo, M. L., Da Silva Assis, I., Basilio, G. A., Barbosa, D. E. F., Correa, T. A., Delgado, C. N., Furtado, S. G., Marquez, G., Soares, J. S., Yañez, A., Silva, S. M., Neto, L. M., &amp; Elias, J. P. C. (2024). </w:t>
      </w:r>
      <w:r w:rsidRPr="006F67AD">
        <w:rPr>
          <w:rFonts w:ascii="Times New Roman" w:eastAsia="Times New Roman" w:hAnsi="Times New Roman" w:cs="Times New Roman"/>
          <w:sz w:val="24"/>
          <w:szCs w:val="24"/>
        </w:rPr>
        <w:t xml:space="preserve">Vascular epiphytes of the South America Dry Diagonal: Characterising their occurrence and richness in this neglected region. </w:t>
      </w:r>
      <w:r w:rsidRPr="006F67AD">
        <w:rPr>
          <w:rFonts w:ascii="Times New Roman" w:eastAsia="Times New Roman" w:hAnsi="Times New Roman" w:cs="Times New Roman"/>
          <w:i/>
          <w:sz w:val="24"/>
          <w:szCs w:val="24"/>
        </w:rPr>
        <w:t>New Zealand Journal of Botany</w:t>
      </w:r>
      <w:r w:rsidRPr="006F67AD">
        <w:rPr>
          <w:rFonts w:ascii="Times New Roman" w:eastAsia="Times New Roman" w:hAnsi="Times New Roman" w:cs="Times New Roman"/>
          <w:sz w:val="24"/>
          <w:szCs w:val="24"/>
        </w:rPr>
        <w:t>, 1–18. https://doi.org/10.1080/0028825X.2024.2387188</w:t>
      </w:r>
    </w:p>
    <w:p w14:paraId="5A31A7C9"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Ramos, F. N., Mortara, S. R., &amp; Elias, J. P. C. (2021). Vascular Epiphytes of the Atlantic Forest: Diversity and Community Ecology. In M. C. M. Marques &amp; C. E. V. Grelle (Eds.), </w:t>
      </w:r>
      <w:r w:rsidRPr="006F67AD">
        <w:rPr>
          <w:rFonts w:ascii="Times New Roman" w:eastAsia="Times New Roman" w:hAnsi="Times New Roman" w:cs="Times New Roman"/>
          <w:i/>
          <w:sz w:val="24"/>
          <w:szCs w:val="24"/>
        </w:rPr>
        <w:t>The Atlantic Forest</w:t>
      </w:r>
      <w:r w:rsidRPr="006F67AD">
        <w:rPr>
          <w:rFonts w:ascii="Times New Roman" w:eastAsia="Times New Roman" w:hAnsi="Times New Roman" w:cs="Times New Roman"/>
          <w:sz w:val="24"/>
          <w:szCs w:val="24"/>
        </w:rPr>
        <w:t xml:space="preserve"> (pp. 133–149). Springer International Publishing. https://doi.org/10.1007/978-3-030-55322-7_7</w:t>
      </w:r>
    </w:p>
    <w:p w14:paraId="3DFEBBE9"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Ramos, F. N., Mortara, S. R., Monalisa‐Francisco, N., Elias, J. P. C., Neto, L. M., Freitas, L., Kersten, R., Amorim, A. M., Matos, F. B., Nunes‐Freitas, A. F., Alcantara, S., Alexandre, M. H. N., Almeida‐Scabbia, R. J., Almeida, O. J. G., Alves, F. E., Oliveira Alves, R. M., Alvim, F. S., Andrade, A. C. S., Andrade, S., … Ribeiro, M. C. (2019). ATLANTIC EPIPHYTES: A data set of vascular and non‐vascular epiphyte plants and lichens from the Atlantic Forest. </w:t>
      </w:r>
      <w:r w:rsidRPr="006F67AD">
        <w:rPr>
          <w:rFonts w:ascii="Times New Roman" w:eastAsia="Times New Roman" w:hAnsi="Times New Roman" w:cs="Times New Roman"/>
          <w:i/>
          <w:sz w:val="24"/>
          <w:szCs w:val="24"/>
        </w:rPr>
        <w:t>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100</w:t>
      </w:r>
      <w:r w:rsidRPr="006F67AD">
        <w:rPr>
          <w:rFonts w:ascii="Times New Roman" w:eastAsia="Times New Roman" w:hAnsi="Times New Roman" w:cs="Times New Roman"/>
          <w:sz w:val="24"/>
          <w:szCs w:val="24"/>
        </w:rPr>
        <w:t>(2), e02541. https://doi.org/10.1002/ecy.2541</w:t>
      </w:r>
    </w:p>
    <w:p w14:paraId="707BB714"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Raven, P. H., Gereau, R. E., Phillipson, P. B., Chatelain, C., Jenkins, C. N., &amp; Ulloa Ulloa, C. (2020). The distribution of biodiversity richness in the tropics. </w:t>
      </w:r>
      <w:r w:rsidRPr="006F67AD">
        <w:rPr>
          <w:rFonts w:ascii="Times New Roman" w:eastAsia="Times New Roman" w:hAnsi="Times New Roman" w:cs="Times New Roman"/>
          <w:i/>
          <w:sz w:val="24"/>
          <w:szCs w:val="24"/>
        </w:rPr>
        <w:t>Science Advances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6</w:t>
      </w:r>
      <w:r w:rsidRPr="006F67AD">
        <w:rPr>
          <w:rFonts w:ascii="Times New Roman" w:eastAsia="Times New Roman" w:hAnsi="Times New Roman" w:cs="Times New Roman"/>
          <w:sz w:val="24"/>
          <w:szCs w:val="24"/>
        </w:rPr>
        <w:t xml:space="preserve">(37), eabc6228. https://doi.org/10.1126/sciadv.abc6228 </w:t>
      </w:r>
    </w:p>
    <w:p w14:paraId="552B678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Rossi, F., &amp; Becker, G. (2019). Creating forest management units with Hot Spot Analysis (Getis-Ord Gi*) over a forest affected by mixed-severity fires. </w:t>
      </w:r>
      <w:r w:rsidRPr="006F67AD">
        <w:rPr>
          <w:rFonts w:ascii="Times New Roman" w:eastAsia="Times New Roman" w:hAnsi="Times New Roman" w:cs="Times New Roman"/>
          <w:i/>
          <w:sz w:val="24"/>
          <w:szCs w:val="24"/>
        </w:rPr>
        <w:t>Australian Forestry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82</w:t>
      </w:r>
      <w:r w:rsidRPr="006F67AD">
        <w:rPr>
          <w:rFonts w:ascii="Times New Roman" w:eastAsia="Times New Roman" w:hAnsi="Times New Roman" w:cs="Times New Roman"/>
          <w:sz w:val="24"/>
          <w:szCs w:val="24"/>
        </w:rPr>
        <w:t>(4), 166–175. https://doi.org/10.1080/00049158.2019.1678714</w:t>
      </w:r>
    </w:p>
    <w:p w14:paraId="7D2EE022" w14:textId="77777777" w:rsidR="00CF4241" w:rsidRPr="006F67AD" w:rsidRDefault="00CF4241">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0A59668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Roy, M., Vasco‐Palacios, A., Geml, J., Buyck, B., Delgat, L., Giachini, A., Grebenc, T., Harrower, E., Kuhar, F., Magnago, A., Rinaldi, A. C., Schimann, H., Selosse, M., Sulzbacher, M. A., Wartchow, F., &amp; Neves, M. (2017). The (re)discovery of ectomycorrhizal symbioses in Neotropical ecosystems sketched in Florianópolis. </w:t>
      </w:r>
      <w:r w:rsidRPr="006F67AD">
        <w:rPr>
          <w:rFonts w:ascii="Times New Roman" w:eastAsia="Times New Roman" w:hAnsi="Times New Roman" w:cs="Times New Roman"/>
          <w:i/>
          <w:sz w:val="24"/>
          <w:szCs w:val="24"/>
        </w:rPr>
        <w:t>New Phytologist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214</w:t>
      </w:r>
      <w:r w:rsidRPr="006F67AD">
        <w:rPr>
          <w:rFonts w:ascii="Times New Roman" w:eastAsia="Times New Roman" w:hAnsi="Times New Roman" w:cs="Times New Roman"/>
          <w:sz w:val="24"/>
          <w:szCs w:val="24"/>
        </w:rPr>
        <w:t>(3), 920–923. https://doi.org/10.1111/nph.14531</w:t>
      </w:r>
    </w:p>
    <w:p w14:paraId="22BDF094"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Sabatini, F. M., Jiménez-Alfaro, B., Jandt, U., Chytrý, M., Field, R., Kessler, M., Lenoir, J., Schrodt, F., Wiser, S. K., Arfin Khan, M. A. S., Attorre, F., Cayuela, L., De Sanctis, M., Dengler, J., Haider, S., Hatim, M. Z., Indreica, A., Jansen, F., Pauchard, A., … Bruelheide, H. (2022). Global patterns of vascular plant alpha diversity. </w:t>
      </w:r>
      <w:r w:rsidRPr="006F67AD">
        <w:rPr>
          <w:rFonts w:ascii="Times New Roman" w:eastAsia="Times New Roman" w:hAnsi="Times New Roman" w:cs="Times New Roman"/>
          <w:i/>
          <w:sz w:val="24"/>
          <w:szCs w:val="24"/>
        </w:rPr>
        <w:t>Nature Communications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13</w:t>
      </w:r>
      <w:r w:rsidRPr="006F67AD">
        <w:rPr>
          <w:rFonts w:ascii="Times New Roman" w:eastAsia="Times New Roman" w:hAnsi="Times New Roman" w:cs="Times New Roman"/>
          <w:sz w:val="24"/>
          <w:szCs w:val="24"/>
        </w:rPr>
        <w:t>(1), 4683. https://doi.org/10.1038/s41467-022-32063-z</w:t>
      </w:r>
    </w:p>
    <w:p w14:paraId="6BC31A75"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6F67AD">
        <w:rPr>
          <w:rFonts w:ascii="Times New Roman" w:eastAsia="Times New Roman" w:hAnsi="Times New Roman" w:cs="Times New Roman"/>
          <w:sz w:val="24"/>
          <w:szCs w:val="24"/>
        </w:rPr>
        <w:t xml:space="preserve">Schellenberger Costa, D., Boehnisch, G., Freiberg, M., Govaerts, R., Grenié, M., Hassler, M., Kattge, J., Muellner‐Riehl, A. N., Rojas Andrés, B. M., Winter, M., Watson, M., Zizka, A., &amp; Wirth, C. (2023). The big four of plant taxonomy – a comparison of global checklists of vascular plant names. </w:t>
      </w:r>
      <w:r w:rsidRPr="006F67AD">
        <w:rPr>
          <w:rFonts w:ascii="Times New Roman" w:eastAsia="Times New Roman" w:hAnsi="Times New Roman" w:cs="Times New Roman"/>
          <w:i/>
          <w:sz w:val="24"/>
          <w:szCs w:val="24"/>
          <w:lang w:val="de-DE"/>
        </w:rPr>
        <w:t>New Phytologist</w:t>
      </w:r>
      <w:r w:rsidRPr="006F67AD">
        <w:rPr>
          <w:rFonts w:ascii="Times New Roman" w:eastAsia="Times New Roman" w:hAnsi="Times New Roman" w:cs="Times New Roman"/>
          <w:sz w:val="24"/>
          <w:szCs w:val="24"/>
          <w:lang w:val="de-DE"/>
        </w:rPr>
        <w:t xml:space="preserve">, </w:t>
      </w:r>
      <w:r w:rsidRPr="006F67AD">
        <w:rPr>
          <w:rFonts w:ascii="Times New Roman" w:eastAsia="Times New Roman" w:hAnsi="Times New Roman" w:cs="Times New Roman"/>
          <w:i/>
          <w:sz w:val="24"/>
          <w:szCs w:val="24"/>
          <w:lang w:val="de-DE"/>
        </w:rPr>
        <w:t>240</w:t>
      </w:r>
      <w:r w:rsidRPr="006F67AD">
        <w:rPr>
          <w:rFonts w:ascii="Times New Roman" w:eastAsia="Times New Roman" w:hAnsi="Times New Roman" w:cs="Times New Roman"/>
          <w:sz w:val="24"/>
          <w:szCs w:val="24"/>
          <w:lang w:val="de-DE"/>
        </w:rPr>
        <w:t>(4), 1687–1702. https://doi.org/10.1111/nph.18961</w:t>
      </w:r>
    </w:p>
    <w:p w14:paraId="36DAD94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de-DE"/>
        </w:rPr>
        <w:t xml:space="preserve">Schröter, M., Kraemer, R., Ceauşu, S., &amp; Rusch, G. M. (2017). </w:t>
      </w:r>
      <w:r w:rsidRPr="006F67AD">
        <w:rPr>
          <w:rFonts w:ascii="Times New Roman" w:eastAsia="Times New Roman" w:hAnsi="Times New Roman" w:cs="Times New Roman"/>
          <w:sz w:val="24"/>
          <w:szCs w:val="24"/>
        </w:rPr>
        <w:t xml:space="preserve">Incorporating threat in hotspots and coldspots of biodiversity and ecosystem services. </w:t>
      </w:r>
      <w:r w:rsidRPr="006F67AD">
        <w:rPr>
          <w:rFonts w:ascii="Times New Roman" w:eastAsia="Times New Roman" w:hAnsi="Times New Roman" w:cs="Times New Roman"/>
          <w:i/>
          <w:sz w:val="24"/>
          <w:szCs w:val="24"/>
        </w:rPr>
        <w:t>Ambio</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46</w:t>
      </w:r>
      <w:r w:rsidRPr="006F67AD">
        <w:rPr>
          <w:rFonts w:ascii="Times New Roman" w:eastAsia="Times New Roman" w:hAnsi="Times New Roman" w:cs="Times New Roman"/>
          <w:sz w:val="24"/>
          <w:szCs w:val="24"/>
        </w:rPr>
        <w:t>(7), 756–768. https://doi.org/10.1007/s13280-017-0922-x</w:t>
      </w:r>
    </w:p>
    <w:p w14:paraId="04CEBD2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lastRenderedPageBreak/>
        <w:t xml:space="preserve">Soberón, J., &amp; Peterson, A. T. (2009). Monitoring Biodiversity Loss with Primary Species-occurrence Data: Toward National-level Indicators for the 2010 Target of the Convention on Biological Diversity. </w:t>
      </w:r>
      <w:r w:rsidRPr="006F67AD">
        <w:rPr>
          <w:rFonts w:ascii="Times New Roman" w:eastAsia="Times New Roman" w:hAnsi="Times New Roman" w:cs="Times New Roman"/>
          <w:i/>
          <w:sz w:val="24"/>
          <w:szCs w:val="24"/>
        </w:rPr>
        <w:t>AMBIO: A Journal of the Human Environment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38</w:t>
      </w:r>
      <w:r w:rsidRPr="006F67AD">
        <w:rPr>
          <w:rFonts w:ascii="Times New Roman" w:eastAsia="Times New Roman" w:hAnsi="Times New Roman" w:cs="Times New Roman"/>
          <w:sz w:val="24"/>
          <w:szCs w:val="24"/>
        </w:rPr>
        <w:t>(1), 29–34. https://doi.org/10.1579/0044-7447-38.1.29</w:t>
      </w:r>
    </w:p>
    <w:p w14:paraId="0A3C6AA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Sobral-Souza, T., Stropp, J., Santos, J. P., Prasniewski, V. M., Szinwelski, N., Vilela, B., Freitas, A. V. L., Ribeiro, M. C., &amp; Hortal, J. (2021). Knowledge gaps hamper understanding the relationship between fragmentation and biodiversity loss: The case of Atlantic Forest fruit-feeding butterflies. </w:t>
      </w:r>
      <w:r w:rsidRPr="006F67AD">
        <w:rPr>
          <w:rFonts w:ascii="Times New Roman" w:eastAsia="Times New Roman" w:hAnsi="Times New Roman" w:cs="Times New Roman"/>
          <w:i/>
          <w:sz w:val="24"/>
          <w:szCs w:val="24"/>
        </w:rPr>
        <w:t>PeerJ</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9</w:t>
      </w:r>
      <w:r w:rsidRPr="006F67AD">
        <w:rPr>
          <w:rFonts w:ascii="Times New Roman" w:eastAsia="Times New Roman" w:hAnsi="Times New Roman" w:cs="Times New Roman"/>
          <w:sz w:val="24"/>
          <w:szCs w:val="24"/>
        </w:rPr>
        <w:t>, e11673. https://doi.org/10.7717/peerj.11673</w:t>
      </w:r>
    </w:p>
    <w:p w14:paraId="4AD33898"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Stropp, J., Ladle, R. J., M. Malhado, A. C., Hortal, J., Gaffuri, J., H. Temperley, W., Olav Skøien, J., &amp; Mayaux, P. (2016). Mapping ignorance: 300 years of collecting flowering plants in Africa. </w:t>
      </w:r>
      <w:r w:rsidRPr="006F67AD">
        <w:rPr>
          <w:rFonts w:ascii="Times New Roman" w:eastAsia="Times New Roman" w:hAnsi="Times New Roman" w:cs="Times New Roman"/>
          <w:i/>
          <w:sz w:val="24"/>
          <w:szCs w:val="24"/>
        </w:rPr>
        <w:t>Global Ecology and Biogeography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25</w:t>
      </w:r>
      <w:r w:rsidRPr="006F67AD">
        <w:rPr>
          <w:rFonts w:ascii="Times New Roman" w:eastAsia="Times New Roman" w:hAnsi="Times New Roman" w:cs="Times New Roman"/>
          <w:sz w:val="24"/>
          <w:szCs w:val="24"/>
        </w:rPr>
        <w:t xml:space="preserve">(9), 1085–1096. https://doi.org/10.1111/geb.12468 </w:t>
      </w:r>
    </w:p>
    <w:p w14:paraId="242EE91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Stropp, J., Umbelino, B., Correia, R. A., Campos‐Silva, J. V., Ladle, R. J., &amp; Malhado, A. C. M. (2020). The ghosts of forests past and future: Deforestation and botanical sampling in the Brazilian Amazon. </w:t>
      </w:r>
      <w:r w:rsidRPr="006F67AD">
        <w:rPr>
          <w:rFonts w:ascii="Times New Roman" w:eastAsia="Times New Roman" w:hAnsi="Times New Roman" w:cs="Times New Roman"/>
          <w:i/>
          <w:sz w:val="24"/>
          <w:szCs w:val="24"/>
        </w:rPr>
        <w:t>Ecography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43</w:t>
      </w:r>
      <w:r w:rsidRPr="006F67AD">
        <w:rPr>
          <w:rFonts w:ascii="Times New Roman" w:eastAsia="Times New Roman" w:hAnsi="Times New Roman" w:cs="Times New Roman"/>
          <w:sz w:val="24"/>
          <w:szCs w:val="24"/>
        </w:rPr>
        <w:t>(7), 979–989. https://doi.org/10.1111/ecog.05026</w:t>
      </w:r>
    </w:p>
    <w:p w14:paraId="36B141AB" w14:textId="77777777" w:rsidR="00F41869" w:rsidRPr="006F67AD" w:rsidRDefault="00000000">
      <w:pPr>
        <w:pBdr>
          <w:top w:val="nil"/>
          <w:left w:val="nil"/>
          <w:bottom w:val="nil"/>
          <w:right w:val="nil"/>
          <w:between w:val="nil"/>
        </w:pBdr>
        <w:spacing w:after="0"/>
        <w:ind w:left="720" w:hanging="720"/>
        <w:rPr>
          <w:ins w:id="347" w:author="Maria Carmona-Higuita" w:date="2026-08-06T00:00:00Z"/>
          <w:rFonts w:ascii="Times New Roman" w:eastAsia="Times New Roman" w:hAnsi="Times New Roman" w:cs="Times New Roman"/>
          <w:sz w:val="24"/>
          <w:szCs w:val="24"/>
        </w:rPr>
      </w:pPr>
      <w:ins w:id="348" w:author="Maria Carmona-Higuita" w:date="2026-08-06T00:00:00Z">
        <w:r w:rsidRPr="006F67AD">
          <w:rPr>
            <w:rFonts w:ascii="Times New Roman" w:eastAsia="Times New Roman" w:hAnsi="Times New Roman" w:cs="Times New Roman"/>
            <w:sz w:val="24"/>
            <w:szCs w:val="24"/>
          </w:rPr>
          <w:t xml:space="preserve">Svahnström, V. J., Nic Lughadha, E., Forest, F., &amp; Leão, T. C. C. (2025). Geographic range size and rarity of epiphytic flowering plants. </w:t>
        </w:r>
        <w:r w:rsidRPr="006F67AD">
          <w:rPr>
            <w:rFonts w:ascii="Times New Roman" w:eastAsia="Times New Roman" w:hAnsi="Times New Roman" w:cs="Times New Roman"/>
            <w:i/>
            <w:sz w:val="24"/>
            <w:szCs w:val="24"/>
          </w:rPr>
          <w:t>Nature Plants</w:t>
        </w:r>
        <w:r w:rsidRPr="006F67AD">
          <w:rPr>
            <w:rFonts w:ascii="Times New Roman" w:eastAsia="Times New Roman" w:hAnsi="Times New Roman" w:cs="Times New Roman"/>
            <w:sz w:val="24"/>
            <w:szCs w:val="24"/>
          </w:rPr>
          <w:t>. https://doi.org/10.1038/s41477-025-02022-9</w:t>
        </w:r>
      </w:ins>
    </w:p>
    <w:p w14:paraId="493111F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6F67AD">
        <w:rPr>
          <w:rFonts w:ascii="Times New Roman" w:eastAsia="Times New Roman" w:hAnsi="Times New Roman" w:cs="Times New Roman"/>
          <w:sz w:val="24"/>
          <w:szCs w:val="24"/>
          <w:lang w:val="de-DE"/>
          <w:rPrChange w:id="349" w:author="Maria Judith Carmona Higuita" w:date="2026-08-07T10:37:00Z" w16du:dateUtc="2026-08-07T08:37:00Z">
            <w:rPr>
              <w:rFonts w:ascii="Times New Roman" w:eastAsia="Times New Roman" w:hAnsi="Times New Roman" w:cs="Times New Roman"/>
              <w:sz w:val="24"/>
              <w:szCs w:val="24"/>
            </w:rPr>
          </w:rPrChange>
        </w:rPr>
        <w:lastRenderedPageBreak/>
        <w:t xml:space="preserve">Taylor, A., Weigelt, P., Denelle, P., Cai, L., &amp; Kreft, H. (2023). </w:t>
      </w:r>
      <w:r w:rsidRPr="006F67AD">
        <w:rPr>
          <w:rFonts w:ascii="Times New Roman" w:eastAsia="Times New Roman" w:hAnsi="Times New Roman" w:cs="Times New Roman"/>
          <w:sz w:val="24"/>
          <w:szCs w:val="24"/>
        </w:rPr>
        <w:t xml:space="preserve">The contribution of plant life and growth forms to global gradients of vascular plant diversity. </w:t>
      </w:r>
      <w:r w:rsidRPr="006F67AD">
        <w:rPr>
          <w:rFonts w:ascii="Times New Roman" w:eastAsia="Times New Roman" w:hAnsi="Times New Roman" w:cs="Times New Roman"/>
          <w:i/>
          <w:sz w:val="24"/>
          <w:szCs w:val="24"/>
          <w:lang w:val="de-DE"/>
        </w:rPr>
        <w:t>New Phytologist</w:t>
      </w:r>
      <w:r w:rsidRPr="006F67AD">
        <w:rPr>
          <w:rFonts w:ascii="Times New Roman" w:eastAsia="Times New Roman" w:hAnsi="Times New Roman" w:cs="Times New Roman"/>
          <w:sz w:val="24"/>
          <w:szCs w:val="24"/>
          <w:lang w:val="de-DE"/>
        </w:rPr>
        <w:t>, nph.19011. https://doi.org/10.1111/nph.19011</w:t>
      </w:r>
    </w:p>
    <w:p w14:paraId="7A8A15B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de-DE"/>
        </w:rPr>
        <w:t xml:space="preserve">Taylor, A., Zotz, G., Weigelt, P., Cai, L., Karger, D. N., König, C., &amp; Kreft, H. (2021). </w:t>
      </w:r>
      <w:r w:rsidRPr="006F67AD">
        <w:rPr>
          <w:rFonts w:ascii="Times New Roman" w:eastAsia="Times New Roman" w:hAnsi="Times New Roman" w:cs="Times New Roman"/>
          <w:sz w:val="24"/>
          <w:szCs w:val="24"/>
        </w:rPr>
        <w:t xml:space="preserve">Vascular epiphytes contribute disproportionately to global centres of plant diversity. </w:t>
      </w:r>
      <w:r w:rsidRPr="006F67AD">
        <w:rPr>
          <w:rFonts w:ascii="Times New Roman" w:eastAsia="Times New Roman" w:hAnsi="Times New Roman" w:cs="Times New Roman"/>
          <w:i/>
          <w:sz w:val="24"/>
          <w:szCs w:val="24"/>
        </w:rPr>
        <w:t>Global Ecology and Biogeography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31</w:t>
      </w:r>
      <w:r w:rsidRPr="006F67AD">
        <w:rPr>
          <w:rFonts w:ascii="Times New Roman" w:eastAsia="Times New Roman" w:hAnsi="Times New Roman" w:cs="Times New Roman"/>
          <w:sz w:val="24"/>
          <w:szCs w:val="24"/>
        </w:rPr>
        <w:t>(1), 62–74. https://doi.org/10.1111/geb.13411</w:t>
      </w:r>
    </w:p>
    <w:p w14:paraId="1E6F7B5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ter Steege, H., Vaessen, R. W., Cárdenas-López, D., Sabatier, D., Antonelli, A., De Oliveira, S. M., Pitman, N. C. A., Jørgensen, P. M., &amp; Salomão, R. P. (2016). The discovery of the Amazonian tree flora with an updated checklist of all known tree taxa. </w:t>
      </w:r>
      <w:r w:rsidRPr="006F67AD">
        <w:rPr>
          <w:rFonts w:ascii="Times New Roman" w:eastAsia="Times New Roman" w:hAnsi="Times New Roman" w:cs="Times New Roman"/>
          <w:i/>
          <w:sz w:val="24"/>
          <w:szCs w:val="24"/>
        </w:rPr>
        <w:t>Scientific Reports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6</w:t>
      </w:r>
      <w:r w:rsidRPr="006F67AD">
        <w:rPr>
          <w:rFonts w:ascii="Times New Roman" w:eastAsia="Times New Roman" w:hAnsi="Times New Roman" w:cs="Times New Roman"/>
          <w:sz w:val="24"/>
          <w:szCs w:val="24"/>
        </w:rPr>
        <w:t>(1), 29549. https://doi.org/10.1038/srep29549</w:t>
      </w:r>
    </w:p>
    <w:p w14:paraId="35DBE0F8"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Tietje, M., Antonelli, A., Forest, F., Govaerts, R., Smith, S. A., Sun, M., Baker, W. J., &amp; Eiserhardt, W. L. (2023). Global hotspots of plant phylogenetic diversity. </w:t>
      </w:r>
      <w:r w:rsidRPr="006F67AD">
        <w:rPr>
          <w:rFonts w:ascii="Times New Roman" w:eastAsia="Times New Roman" w:hAnsi="Times New Roman" w:cs="Times New Roman"/>
          <w:i/>
          <w:sz w:val="24"/>
          <w:szCs w:val="24"/>
        </w:rPr>
        <w:t>New Phytologist</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240</w:t>
      </w:r>
      <w:r w:rsidRPr="006F67AD">
        <w:rPr>
          <w:rFonts w:ascii="Times New Roman" w:eastAsia="Times New Roman" w:hAnsi="Times New Roman" w:cs="Times New Roman"/>
          <w:sz w:val="24"/>
          <w:szCs w:val="24"/>
        </w:rPr>
        <w:t>(4), 1636–1646. https://doi.org/10.1111/nph.19151</w:t>
      </w:r>
    </w:p>
    <w:p w14:paraId="4F52698D"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Ugland, K. I., Gray, J. S., &amp; Ellingsen, K. E. (2003). The species-accumulation curve and estimation of species richness. </w:t>
      </w:r>
      <w:r w:rsidRPr="006F67AD">
        <w:rPr>
          <w:rFonts w:ascii="Times New Roman" w:eastAsia="Times New Roman" w:hAnsi="Times New Roman" w:cs="Times New Roman"/>
          <w:i/>
          <w:sz w:val="24"/>
          <w:szCs w:val="24"/>
        </w:rPr>
        <w:t>Journal of Animal 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72</w:t>
      </w:r>
      <w:r w:rsidRPr="006F67AD">
        <w:rPr>
          <w:rFonts w:ascii="Times New Roman" w:eastAsia="Times New Roman" w:hAnsi="Times New Roman" w:cs="Times New Roman"/>
          <w:sz w:val="24"/>
          <w:szCs w:val="24"/>
        </w:rPr>
        <w:t>(5), 888–897.</w:t>
      </w:r>
    </w:p>
    <w:p w14:paraId="27A82FCC"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Vargas, C. A., Bottin, M., Sarkinen, T., Richardson, J. E., Celis, M., Villanueva, B., &amp; Sanchez, A. (2024). How to fill the biodiversity data gap: Is it better to invest in fieldwork or curation? </w:t>
      </w:r>
      <w:r w:rsidRPr="006F67AD">
        <w:rPr>
          <w:rFonts w:ascii="Times New Roman" w:eastAsia="Times New Roman" w:hAnsi="Times New Roman" w:cs="Times New Roman"/>
          <w:i/>
          <w:sz w:val="24"/>
          <w:szCs w:val="24"/>
        </w:rPr>
        <w:t>Plant Diversity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46</w:t>
      </w:r>
      <w:r w:rsidRPr="006F67AD">
        <w:rPr>
          <w:rFonts w:ascii="Times New Roman" w:eastAsia="Times New Roman" w:hAnsi="Times New Roman" w:cs="Times New Roman"/>
          <w:sz w:val="24"/>
          <w:szCs w:val="24"/>
        </w:rPr>
        <w:t>(1), 39–48. https://doi.org/10.1016/j.pld.2023.06.003</w:t>
      </w:r>
    </w:p>
    <w:p w14:paraId="7A3E7C5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Vargas, C. A., Bottin, M., Särkinen, T., Richardson, J. E., Raz, L., Garzon-Lopez, C. X., &amp; Sanchez, A. (2022). Environmental and geographical biases in plant specimen data from </w:t>
      </w:r>
      <w:r w:rsidRPr="006F67AD">
        <w:rPr>
          <w:rFonts w:ascii="Times New Roman" w:eastAsia="Times New Roman" w:hAnsi="Times New Roman" w:cs="Times New Roman"/>
          <w:sz w:val="24"/>
          <w:szCs w:val="24"/>
        </w:rPr>
        <w:lastRenderedPageBreak/>
        <w:t xml:space="preserve">the Colombian Andes. </w:t>
      </w:r>
      <w:r w:rsidRPr="006F67AD">
        <w:rPr>
          <w:rFonts w:ascii="Times New Roman" w:eastAsia="Times New Roman" w:hAnsi="Times New Roman" w:cs="Times New Roman"/>
          <w:i/>
          <w:sz w:val="24"/>
          <w:szCs w:val="24"/>
        </w:rPr>
        <w:t>Botanical Journal of the Linnean Society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200</w:t>
      </w:r>
      <w:r w:rsidRPr="006F67AD">
        <w:rPr>
          <w:rFonts w:ascii="Times New Roman" w:eastAsia="Times New Roman" w:hAnsi="Times New Roman" w:cs="Times New Roman"/>
          <w:sz w:val="24"/>
          <w:szCs w:val="24"/>
        </w:rPr>
        <w:t>(4), 451–464. https://doi.org/10.1093/botlinnean/boac035</w:t>
      </w:r>
    </w:p>
    <w:p w14:paraId="4A34667A"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Vitt, P., Taylor, A., Rakosy, D., Kreft, H., Meyer, A., Weigelt, P., &amp; Knight, T. M. (2023). Global conservation prioritization for the Orchidaceae. </w:t>
      </w:r>
      <w:r w:rsidRPr="006F67AD">
        <w:rPr>
          <w:rFonts w:ascii="Times New Roman" w:eastAsia="Times New Roman" w:hAnsi="Times New Roman" w:cs="Times New Roman"/>
          <w:i/>
          <w:sz w:val="24"/>
          <w:szCs w:val="24"/>
        </w:rPr>
        <w:t>Scientific Reports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13</w:t>
      </w:r>
      <w:r w:rsidRPr="006F67AD">
        <w:rPr>
          <w:rFonts w:ascii="Times New Roman" w:eastAsia="Times New Roman" w:hAnsi="Times New Roman" w:cs="Times New Roman"/>
          <w:sz w:val="24"/>
          <w:szCs w:val="24"/>
        </w:rPr>
        <w:t>(1), 6718. https://doi.org/10.1038/s41598-023-30177-y</w:t>
      </w:r>
    </w:p>
    <w:p w14:paraId="574C269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Wickham, H. (2009). </w:t>
      </w:r>
      <w:r w:rsidRPr="006F67AD">
        <w:rPr>
          <w:rFonts w:ascii="Times New Roman" w:eastAsia="Times New Roman" w:hAnsi="Times New Roman" w:cs="Times New Roman"/>
          <w:i/>
          <w:sz w:val="24"/>
          <w:szCs w:val="24"/>
        </w:rPr>
        <w:t>ggplot2: Elegant Graphics for Data Analysis</w:t>
      </w:r>
      <w:r w:rsidRPr="006F67AD">
        <w:rPr>
          <w:rFonts w:ascii="Times New Roman" w:eastAsia="Times New Roman" w:hAnsi="Times New Roman" w:cs="Times New Roman"/>
          <w:sz w:val="24"/>
          <w:szCs w:val="24"/>
        </w:rPr>
        <w:t>. Springer New York. https://doi.org/10.1007/978-0-387-98141-3</w:t>
      </w:r>
    </w:p>
    <w:p w14:paraId="1F70771F"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Wickham, H., Hester, J., &amp; Chang, W. (2019). </w:t>
      </w:r>
      <w:r w:rsidRPr="006F67AD">
        <w:rPr>
          <w:rFonts w:ascii="Times New Roman" w:eastAsia="Times New Roman" w:hAnsi="Times New Roman" w:cs="Times New Roman"/>
          <w:i/>
          <w:sz w:val="24"/>
          <w:szCs w:val="24"/>
        </w:rPr>
        <w:t>Devtools: Tools to Make Developing R Packages Easier. R package version 2.0.2.</w:t>
      </w:r>
      <w:r w:rsidRPr="006F67AD">
        <w:rPr>
          <w:rFonts w:ascii="Times New Roman" w:eastAsia="Times New Roman" w:hAnsi="Times New Roman" w:cs="Times New Roman"/>
          <w:sz w:val="24"/>
          <w:szCs w:val="24"/>
        </w:rPr>
        <w:t xml:space="preserve"> https://cran.r-project.org/package=devtools</w:t>
      </w:r>
    </w:p>
    <w:p w14:paraId="3896B010"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rPr>
        <w:t xml:space="preserve">Woods, C. L., Cardelús, C. L., &amp; DeWalt, S. J. (2015). Microhabitat associations of vascular epiphytes in a wet tropical forest canopy. </w:t>
      </w:r>
      <w:r w:rsidRPr="006F67AD">
        <w:rPr>
          <w:rFonts w:ascii="Times New Roman" w:eastAsia="Times New Roman" w:hAnsi="Times New Roman" w:cs="Times New Roman"/>
          <w:i/>
          <w:sz w:val="24"/>
          <w:szCs w:val="24"/>
        </w:rPr>
        <w:t>Journal of 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103</w:t>
      </w:r>
      <w:r w:rsidRPr="006F67AD">
        <w:rPr>
          <w:rFonts w:ascii="Times New Roman" w:eastAsia="Times New Roman" w:hAnsi="Times New Roman" w:cs="Times New Roman"/>
          <w:sz w:val="24"/>
          <w:szCs w:val="24"/>
        </w:rPr>
        <w:t>(2), 421–430.</w:t>
      </w:r>
    </w:p>
    <w:p w14:paraId="07ED1A73"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it-IT"/>
        </w:rPr>
      </w:pPr>
      <w:r w:rsidRPr="006F67AD">
        <w:rPr>
          <w:rFonts w:ascii="Times New Roman" w:eastAsia="Times New Roman" w:hAnsi="Times New Roman" w:cs="Times New Roman"/>
          <w:sz w:val="24"/>
          <w:szCs w:val="24"/>
        </w:rPr>
        <w:t xml:space="preserve">Zizka, A., Antunes Carvalho, F., Calvente, A., Rocio Baez-Lizarazo, M., Cabral, A., Coelho, J. F. R., Colli-Silva, M., Fantinati, M. R., Fernandes, M. F., Ferreira-Araújo, T., Gondim Lambert Moreira, F., Santos, N. M. C., Santos, T. A. B., dos Santos-Costa, R. C., Serrano, F. C., Alves da Silva, A. P., de Souza Soares, A., Cavalcante de Souza, P. G., Calisto Tomaz, E., … Antonelli, A. (2020). No one-size-fits-all solution to clean GBIF. </w:t>
      </w:r>
      <w:r w:rsidRPr="006F67AD">
        <w:rPr>
          <w:rFonts w:ascii="Times New Roman" w:eastAsia="Times New Roman" w:hAnsi="Times New Roman" w:cs="Times New Roman"/>
          <w:i/>
          <w:sz w:val="24"/>
          <w:szCs w:val="24"/>
          <w:lang w:val="it-IT"/>
        </w:rPr>
        <w:t>PeerJ</w:t>
      </w:r>
      <w:r w:rsidRPr="006F67AD">
        <w:rPr>
          <w:rFonts w:ascii="Times New Roman" w:eastAsia="Times New Roman" w:hAnsi="Times New Roman" w:cs="Times New Roman"/>
          <w:sz w:val="24"/>
          <w:szCs w:val="24"/>
          <w:lang w:val="it-IT"/>
        </w:rPr>
        <w:t xml:space="preserve">, </w:t>
      </w:r>
      <w:r w:rsidRPr="006F67AD">
        <w:rPr>
          <w:rFonts w:ascii="Times New Roman" w:eastAsia="Times New Roman" w:hAnsi="Times New Roman" w:cs="Times New Roman"/>
          <w:i/>
          <w:sz w:val="24"/>
          <w:szCs w:val="24"/>
          <w:lang w:val="it-IT"/>
        </w:rPr>
        <w:t>8</w:t>
      </w:r>
      <w:r w:rsidRPr="006F67AD">
        <w:rPr>
          <w:rFonts w:ascii="Times New Roman" w:eastAsia="Times New Roman" w:hAnsi="Times New Roman" w:cs="Times New Roman"/>
          <w:sz w:val="24"/>
          <w:szCs w:val="24"/>
          <w:lang w:val="it-IT"/>
        </w:rPr>
        <w:t xml:space="preserve">, e9916. https://doi.org/10.7717/peerj.9916 </w:t>
      </w:r>
    </w:p>
    <w:p w14:paraId="2E1C6FF1"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rPr>
      </w:pPr>
      <w:r w:rsidRPr="006F67AD">
        <w:rPr>
          <w:rFonts w:ascii="Times New Roman" w:eastAsia="Times New Roman" w:hAnsi="Times New Roman" w:cs="Times New Roman"/>
          <w:sz w:val="24"/>
          <w:szCs w:val="24"/>
          <w:lang w:val="it-IT"/>
        </w:rPr>
        <w:t xml:space="preserve">Zizka, A., Antonelli, A., &amp; Silvestro, D. (2021). </w:t>
      </w:r>
      <w:r w:rsidRPr="006F67AD">
        <w:rPr>
          <w:rFonts w:ascii="Times New Roman" w:eastAsia="Times New Roman" w:hAnsi="Times New Roman" w:cs="Times New Roman"/>
          <w:i/>
          <w:sz w:val="24"/>
          <w:szCs w:val="24"/>
        </w:rPr>
        <w:t>Sampbias</w:t>
      </w:r>
      <w:r w:rsidRPr="006F67AD">
        <w:rPr>
          <w:rFonts w:ascii="Times New Roman" w:eastAsia="Times New Roman" w:hAnsi="Times New Roman" w:cs="Times New Roman"/>
          <w:sz w:val="24"/>
          <w:szCs w:val="24"/>
        </w:rPr>
        <w:t xml:space="preserve"> , a method for quantifying geographic sampling biases in species distribution data. </w:t>
      </w:r>
      <w:r w:rsidRPr="006F67AD">
        <w:rPr>
          <w:rFonts w:ascii="Times New Roman" w:eastAsia="Times New Roman" w:hAnsi="Times New Roman" w:cs="Times New Roman"/>
          <w:i/>
          <w:sz w:val="24"/>
          <w:szCs w:val="24"/>
        </w:rPr>
        <w:t>Ecography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44</w:t>
      </w:r>
      <w:r w:rsidRPr="006F67AD">
        <w:rPr>
          <w:rFonts w:ascii="Times New Roman" w:eastAsia="Times New Roman" w:hAnsi="Times New Roman" w:cs="Times New Roman"/>
          <w:sz w:val="24"/>
          <w:szCs w:val="24"/>
        </w:rPr>
        <w:t>(1), 25–32. https://doi.org/10.1111/ecog.05102</w:t>
      </w:r>
    </w:p>
    <w:p w14:paraId="13FF32F1" w14:textId="77777777" w:rsidR="00CF4241" w:rsidRPr="006F67AD" w:rsidRDefault="00CF4241">
      <w:pPr>
        <w:pBdr>
          <w:top w:val="nil"/>
          <w:left w:val="nil"/>
          <w:bottom w:val="nil"/>
          <w:right w:val="nil"/>
          <w:between w:val="nil"/>
        </w:pBdr>
        <w:spacing w:after="0"/>
        <w:ind w:left="720" w:hanging="720"/>
        <w:rPr>
          <w:rFonts w:ascii="Times New Roman" w:eastAsia="Times New Roman" w:hAnsi="Times New Roman" w:cs="Times New Roman"/>
          <w:sz w:val="24"/>
          <w:szCs w:val="24"/>
        </w:rPr>
      </w:pPr>
    </w:p>
    <w:p w14:paraId="4051F87B"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sz w:val="24"/>
          <w:szCs w:val="24"/>
          <w:lang w:val="de-DE"/>
        </w:rPr>
      </w:pPr>
      <w:r w:rsidRPr="006F67AD">
        <w:rPr>
          <w:rFonts w:ascii="Times New Roman" w:eastAsia="Times New Roman" w:hAnsi="Times New Roman" w:cs="Times New Roman"/>
          <w:sz w:val="24"/>
          <w:szCs w:val="24"/>
        </w:rPr>
        <w:t xml:space="preserve">Zotz, G. (2016). </w:t>
      </w:r>
      <w:r w:rsidRPr="006F67AD">
        <w:rPr>
          <w:rFonts w:ascii="Times New Roman" w:eastAsia="Times New Roman" w:hAnsi="Times New Roman" w:cs="Times New Roman"/>
          <w:i/>
          <w:sz w:val="24"/>
          <w:szCs w:val="24"/>
        </w:rPr>
        <w:t>Plants on plants – the biology of vascular epiphytes</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sz w:val="24"/>
          <w:szCs w:val="24"/>
          <w:lang w:val="de-DE"/>
        </w:rPr>
        <w:t>Springer. https://doi.org/10.1007/978-3-319-39237-0_1</w:t>
      </w:r>
    </w:p>
    <w:p w14:paraId="23B6519D" w14:textId="77777777" w:rsidR="00CF4241" w:rsidRPr="006F67AD" w:rsidRDefault="00000000">
      <w:pPr>
        <w:pBdr>
          <w:top w:val="nil"/>
          <w:left w:val="nil"/>
          <w:bottom w:val="nil"/>
          <w:right w:val="nil"/>
          <w:between w:val="nil"/>
        </w:pBdr>
        <w:spacing w:after="0"/>
        <w:ind w:left="720" w:hanging="720"/>
        <w:rPr>
          <w:rFonts w:ascii="Times New Roman" w:eastAsia="Times New Roman" w:hAnsi="Times New Roman" w:cs="Times New Roman"/>
          <w:b/>
          <w:sz w:val="24"/>
          <w:szCs w:val="24"/>
        </w:rPr>
      </w:pPr>
      <w:r w:rsidRPr="006F67AD">
        <w:rPr>
          <w:rFonts w:ascii="Times New Roman" w:eastAsia="Times New Roman" w:hAnsi="Times New Roman" w:cs="Times New Roman"/>
          <w:sz w:val="24"/>
          <w:szCs w:val="24"/>
          <w:lang w:val="de-DE"/>
        </w:rPr>
        <w:t xml:space="preserve">Zotz, G., Weigelt, P., Kessler, M., Kreft, H., &amp; Taylor, A. (2021). </w:t>
      </w:r>
      <w:r w:rsidRPr="006F67AD">
        <w:rPr>
          <w:rFonts w:ascii="Times New Roman" w:eastAsia="Times New Roman" w:hAnsi="Times New Roman" w:cs="Times New Roman"/>
          <w:sz w:val="24"/>
          <w:szCs w:val="24"/>
        </w:rPr>
        <w:t xml:space="preserve">EpiList 1.0: A global checklist of vascular epiphytes. </w:t>
      </w:r>
      <w:r w:rsidRPr="006F67AD">
        <w:rPr>
          <w:rFonts w:ascii="Times New Roman" w:eastAsia="Times New Roman" w:hAnsi="Times New Roman" w:cs="Times New Roman"/>
          <w:i/>
          <w:sz w:val="24"/>
          <w:szCs w:val="24"/>
        </w:rPr>
        <w:t>Ecology</w:t>
      </w:r>
      <w:r w:rsidRPr="006F67AD">
        <w:rPr>
          <w:rFonts w:ascii="Times New Roman" w:eastAsia="Times New Roman" w:hAnsi="Times New Roman" w:cs="Times New Roman"/>
          <w:sz w:val="24"/>
          <w:szCs w:val="24"/>
        </w:rPr>
        <w:t xml:space="preserve">, </w:t>
      </w:r>
      <w:r w:rsidRPr="006F67AD">
        <w:rPr>
          <w:rFonts w:ascii="Times New Roman" w:eastAsia="Times New Roman" w:hAnsi="Times New Roman" w:cs="Times New Roman"/>
          <w:i/>
          <w:sz w:val="24"/>
          <w:szCs w:val="24"/>
        </w:rPr>
        <w:t>102</w:t>
      </w:r>
      <w:r w:rsidRPr="006F67AD">
        <w:rPr>
          <w:rFonts w:ascii="Times New Roman" w:eastAsia="Times New Roman" w:hAnsi="Times New Roman" w:cs="Times New Roman"/>
          <w:sz w:val="24"/>
          <w:szCs w:val="24"/>
        </w:rPr>
        <w:t>(6), e03326. https://doi.org/10.1002/ecy.3326</w:t>
      </w:r>
    </w:p>
    <w:sectPr w:rsidR="00CF4241" w:rsidRPr="006F67AD">
      <w:headerReference w:type="default" r:id="rId18"/>
      <w:footerReference w:type="default" r:id="rId19"/>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viewer" w:date="2025-06-01T00:00:00Z" w:initials="R">
    <w:p w14:paraId="4DED64B3" w14:textId="77777777" w:rsidR="00283E32" w:rsidRDefault="00585B24">
      <w:r>
        <w:rPr>
          <w:rStyle w:val="CommentReference"/>
        </w:rPr>
        <w:annotationRef/>
      </w:r>
      <w:r w:rsidR="00000000">
        <w:t>[p.4] "VE"</w:t>
      </w:r>
    </w:p>
    <w:p>
      <w:r>
        <w:rPr>
          <w:b/>
        </w:rPr>
        <w:t xml:space="preserve">AUTHORS' RESPONSE: </w:t>
      </w:r>
      <w:r>
        <w:t>See response to comment [1].</w:t>
      </w:r>
    </w:p>
  </w:comment>
  <w:comment w:id="2" w:author="Reviewer" w:date="2025-06-01T00:00:00Z" w:initials="R">
    <w:p w14:paraId="7A3492B7" w14:textId="77777777" w:rsidR="00283E32" w:rsidRDefault="00585B24">
      <w:r>
        <w:rPr>
          <w:rStyle w:val="CommentReference"/>
        </w:rPr>
        <w:annotationRef/>
      </w:r>
      <w:r w:rsidR="00000000">
        <w:t>[p.4] "VE"</w:t>
      </w:r>
    </w:p>
    <w:p>
      <w:r>
        <w:rPr>
          <w:b/>
        </w:rPr>
        <w:t xml:space="preserve">AUTHORS' RESPONSE: </w:t>
      </w:r>
      <w:r>
        <w:t>See response to comment [1].</w:t>
      </w:r>
    </w:p>
  </w:comment>
  <w:comment w:id="1" w:author="Reviewer" w:date="2025-06-01T00:00:00Z" w:initials="R">
    <w:p w14:paraId="4DE8E20B" w14:textId="77777777" w:rsidR="00283E32" w:rsidRDefault="00585B24">
      <w:r>
        <w:rPr>
          <w:rStyle w:val="CommentReference"/>
        </w:rPr>
        <w:annotationRef/>
      </w:r>
      <w:r w:rsidR="00000000">
        <w:t>[p.4] "(VE)" -- According to the Author guidelines: https://onlinelibrary.wiley.com/page/journal/17447429/homepage/forauthors.html#abstract "Do not use abbreviations in the abstract."</w:t>
      </w:r>
    </w:p>
    <w:p>
      <w:r>
        <w:rPr>
          <w:b/>
        </w:rPr>
        <w:t xml:space="preserve">AUTHORS' RESPONSE: </w:t>
      </w:r>
      <w:r>
        <w:t>Revised. Following DDI author guidelines (which explicitly state 'Do not use abbreviations in the abstract'), the abbreviation 'VE' has been removed from the Abstract; 'vascular epiphytes' is now spelled out in full throughout.</w:t>
      </w:r>
    </w:p>
  </w:comment>
  <w:comment w:id="7" w:author="Reviewer" w:date="2026-08-07T14:38:00Z" w:initials="R">
    <w:p w14:paraId="617362DC" w14:textId="77777777" w:rsidR="00CF2EB9" w:rsidRDefault="00CF2EB9" w:rsidP="00CF2EB9">
      <w:pPr>
        <w:pStyle w:val="CommentText"/>
        <w:jc w:val="left"/>
      </w:pPr>
      <w:r>
        <w:rPr>
          <w:rStyle w:val="CommentReference"/>
        </w:rPr>
        <w:annotationRef/>
      </w:r>
      <w:r>
        <w:rPr>
          <w:color w:val="000000"/>
        </w:rPr>
        <w:t>This is not true, just a quick search with the term on Google Scholar and you will see that it is a well-studied topic.</w:t>
      </w:r>
    </w:p>
    <w:p>
      <w:r>
        <w:rPr>
          <w:b/>
        </w:rPr>
        <w:t xml:space="preserve">AUTHORS' RESPONSE: </w:t>
      </w:r>
      <w:r>
        <w:t>Addressed. The revised Abstract Aim no longer contains the claim that vascular epiphytes are 'among the least studied plant groups.' The Aim has been rewritten to state our study objectives directly, without unsubstantiated characterisations of the group's study status.</w:t>
      </w:r>
    </w:p>
  </w:comment>
  <w:comment w:id="9" w:author="Reviewer" w:date="2026-08-07T14:36:00Z" w:initials="R">
    <w:p w14:paraId="29C5B588" w14:textId="77777777" w:rsidR="00CF2EB9" w:rsidRDefault="00CF2EB9" w:rsidP="00CF2EB9">
      <w:pPr>
        <w:pStyle w:val="CommentText"/>
        <w:jc w:val="left"/>
        <w:rPr>
          <w:highlight w:val="none"/>
        </w:rPr>
      </w:pPr>
      <w:r>
        <w:rPr>
          <w:rStyle w:val="CommentReference"/>
        </w:rPr>
        <w:annotationRef/>
      </w:r>
      <w:r>
        <w:rPr>
          <w:color w:val="000000"/>
        </w:rPr>
        <w:t>According to the Author guidelines: https://onlinelibrary.wiley.com/page/journal/17447429/homepage/forauthors.html#abstract</w:t>
      </w:r>
    </w:p>
    <w:p w14:paraId="20D1F834" w14:textId="77777777" w:rsidR="00CF2EB9" w:rsidRDefault="00CF2EB9" w:rsidP="00CF2EB9">
      <w:pPr>
        <w:pStyle w:val="CommentText"/>
        <w:jc w:val="left"/>
        <w:rPr>
          <w:highlight w:val="none"/>
        </w:rPr>
      </w:pPr>
    </w:p>
    <w:p w14:paraId="17781283" w14:textId="77777777" w:rsidR="00CF2EB9" w:rsidRDefault="00CF2EB9" w:rsidP="00CF2EB9">
      <w:pPr>
        <w:pStyle w:val="CommentText"/>
        <w:jc w:val="left"/>
      </w:pPr>
      <w:r>
        <w:rPr>
          <w:color w:val="000000"/>
        </w:rPr>
        <w:t>"Do not use abbreviations in the abstract."</w:t>
      </w:r>
    </w:p>
    <w:p>
      <w:r>
        <w:rPr>
          <w:b/>
        </w:rPr>
        <w:t xml:space="preserve">AUTHORS' RESPONSE: </w:t>
      </w:r>
      <w:r>
        <w:t>Revised. See response to comment [1].</w:t>
      </w:r>
    </w:p>
  </w:comment>
  <w:comment w:id="20" w:author="Reviewer" w:date="2026-08-07T14:38:00Z" w:initials="R">
    <w:p w14:paraId="3A80CB80" w14:textId="77777777" w:rsidR="00CF2EB9" w:rsidRDefault="00CF2EB9" w:rsidP="00CF2EB9">
      <w:pPr>
        <w:pStyle w:val="CommentText"/>
        <w:jc w:val="left"/>
      </w:pPr>
      <w:r>
        <w:rPr>
          <w:rStyle w:val="CommentReference"/>
        </w:rPr>
        <w:annotationRef/>
      </w:r>
      <w:r>
        <w:rPr>
          <w:color w:val="000000"/>
        </w:rPr>
        <w:t>Where do these records come from?</w:t>
      </w:r>
    </w:p>
    <w:p>
      <w:r>
        <w:rPr>
          <w:b/>
        </w:rPr>
        <w:t xml:space="preserve">AUTHORS' RESPONSE: </w:t>
      </w:r>
      <w:r>
        <w:t>See response to comment [17]. Records are described in full in Methods section 1 (Dataset).</w:t>
      </w:r>
    </w:p>
  </w:comment>
  <w:comment w:id="18" w:author="Reviewer" w:date="2025-06-01T00:00:00Z" w:initials="R">
    <w:p w14:paraId="04EC1D07" w14:textId="77777777" w:rsidR="00283E32" w:rsidRDefault="00585B24">
      <w:r>
        <w:rPr>
          <w:rStyle w:val="CommentReference"/>
        </w:rPr>
        <w:annotationRef/>
      </w:r>
      <w:r w:rsidR="00000000">
        <w:t>[p.15] "w O richness." -- This paragraph is very long; it's merely a summary of the results and contains no discussion. I suggest deleting it.</w:t>
      </w:r>
    </w:p>
    <w:p>
      <w:r>
        <w:rPr>
          <w:b/>
        </w:rPr>
        <w:t xml:space="preserve">AUTHORS' RESPONSE: </w:t>
      </w:r>
      <w:r>
        <w:t>Clarified. Para [18] is the Methods line of the DDI Structured Abstract—a mandatory element required by the journal's author guidelines. It is not a results or discussion paragraph, and its two sentences are within the expected length for a structured abstract Methods entry. We have therefore retained this paragraph as required by DDI format.</w:t>
      </w:r>
    </w:p>
  </w:comment>
  <w:comment w:id="17" w:author="Reviewer" w:date="2025-06-01T00:00:00Z" w:initials="R">
    <w:p w14:paraId="014685DD" w14:textId="77777777" w:rsidR="00283E32" w:rsidRDefault="00585B24">
      <w:r>
        <w:rPr>
          <w:rStyle w:val="CommentReference"/>
        </w:rPr>
        <w:annotationRef/>
      </w:r>
      <w:r w:rsidR="00000000">
        <w:t>[p.7] "database" -- Okay, and how was this database obtained, how was it created, what were the criteria?</w:t>
      </w:r>
    </w:p>
    <w:p>
      <w:r>
        <w:rPr>
          <w:b/>
        </w:rPr>
        <w:t xml:space="preserve">AUTHORS' RESPONSE: </w:t>
      </w:r>
      <w:r>
        <w:t>Addressed. The Abstract Methods sentence appropriately notes that records come from 'an existing curated database integrating GBIF and dedicated epiphyte datasets.' The full database description—including all 20+ constituent sources, quality-control steps, and the complete filtering protocol—is provided in Methods section 1 (Dataset). Detailed database construction methods belong in the Methods section, not the abstract.</w:t>
      </w:r>
    </w:p>
  </w:comment>
  <w:comment w:id="25" w:author="Reviewer" w:date="2026-08-07T14:39:00Z" w:initials="R">
    <w:p w14:paraId="35726E60" w14:textId="77777777" w:rsidR="007D594B" w:rsidRDefault="007D594B" w:rsidP="007D594B">
      <w:pPr>
        <w:pStyle w:val="CommentText"/>
        <w:jc w:val="left"/>
      </w:pPr>
      <w:r>
        <w:rPr>
          <w:rStyle w:val="CommentReference"/>
        </w:rPr>
        <w:annotationRef/>
      </w:r>
      <w:r>
        <w:rPr>
          <w:color w:val="000000"/>
        </w:rPr>
        <w:t>what does "well-sampled" mean?</w:t>
      </w:r>
    </w:p>
    <w:p>
      <w:r>
        <w:rPr>
          <w:b/>
        </w:rPr>
        <w:t xml:space="preserve">AUTHORS' RESPONSE: </w:t>
      </w:r>
      <w:r>
        <w:t xml:space="preserve">We thank the reviewer for this question. 'Well-sampled' refers to grid cells where the accumulation curve slope estimated by KnowBR falls below 0.02, indicating that the observed species richness closely approaches the estimated asymptote and additional sampling would yield very few new species records. This threshold is defined and justified in Section 3 (Spatial and family patterns of biodiversity shortfalls) of the revised manuscript.</w:t>
      </w:r>
    </w:p>
  </w:comment>
  <w:comment w:id="32" w:author="Reviewer" w:date="2026-08-07T14:40:00Z" w:initials="R">
    <w:p w14:paraId="66841D9C" w14:textId="77777777" w:rsidR="007D594B" w:rsidRDefault="007D594B" w:rsidP="007D594B">
      <w:pPr>
        <w:pStyle w:val="CommentText"/>
        <w:jc w:val="left"/>
      </w:pPr>
      <w:r>
        <w:rPr>
          <w:rStyle w:val="CommentReference"/>
        </w:rPr>
        <w:annotationRef/>
      </w:r>
      <w:r>
        <w:rPr>
          <w:color w:val="000000"/>
        </w:rPr>
        <w:t>How does this differ from the geographical?</w:t>
      </w:r>
    </w:p>
    <w:p>
      <w:r>
        <w:rPr>
          <w:b/>
        </w:rPr>
        <w:t xml:space="preserve">AUTHORS' RESPONSE: </w:t>
      </w:r>
      <w:r>
        <w:t>Revised. We have clarified that taxonomic bias refers to the disproportionate representation of certain groups over others in global biodiversity databases, regardless of geography—while geographic bias refers to unequal spatial coverage. The phrase 'distribution records across different taxa' has been replaced with 'data for different taxonomic groups' to avoid confusion with the geographic component.</w:t>
      </w:r>
    </w:p>
  </w:comment>
  <w:comment w:id="33" w:author="Reviewer" w:date="2026-08-07T14:40:00Z" w:initials="R">
    <w:p w14:paraId="27E6448E" w14:textId="77777777" w:rsidR="007D594B" w:rsidRDefault="007D594B" w:rsidP="007D594B">
      <w:pPr>
        <w:pStyle w:val="CommentText"/>
        <w:jc w:val="left"/>
      </w:pPr>
      <w:r>
        <w:rPr>
          <w:rStyle w:val="CommentReference"/>
        </w:rPr>
        <w:annotationRef/>
      </w:r>
      <w:r>
        <w:rPr>
          <w:color w:val="000000"/>
        </w:rPr>
        <w:t>see previous comment</w:t>
      </w:r>
    </w:p>
    <w:p>
      <w:r>
        <w:rPr>
          <w:b/>
        </w:rPr>
        <w:t xml:space="preserve">AUTHORS' RESPONSE: </w:t>
      </w:r>
      <w:r>
        <w:t>See response to comment [32].</w:t>
      </w:r>
    </w:p>
  </w:comment>
  <w:comment w:id="35" w:author="Reviewer" w:date="2026-08-07T14:41:00Z" w:initials="R">
    <w:p w14:paraId="33BE0E9B" w14:textId="77777777" w:rsidR="007D594B" w:rsidRDefault="007D594B" w:rsidP="007D594B">
      <w:pPr>
        <w:pStyle w:val="CommentText"/>
        <w:jc w:val="left"/>
      </w:pPr>
      <w:r>
        <w:rPr>
          <w:rStyle w:val="CommentReference"/>
        </w:rPr>
        <w:annotationRef/>
      </w:r>
      <w:r>
        <w:rPr>
          <w:color w:val="000000"/>
        </w:rPr>
        <w:t>patterns?</w:t>
      </w:r>
    </w:p>
    <w:p>
      <w:r>
        <w:rPr>
          <w:b/>
        </w:rPr>
        <w:t xml:space="preserve">AUTHORS' RESPONSE: </w:t>
      </w:r>
      <w:r>
        <w:t>Revised. Changed 'species distributions' to 'species distribution patterns'.</w:t>
      </w:r>
    </w:p>
  </w:comment>
  <w:comment w:id="37" w:author="Reviewer" w:date="2026-08-07T14:42:00Z" w:initials="R">
    <w:p w14:paraId="0681D77E" w14:textId="77777777" w:rsidR="007D594B" w:rsidRDefault="007D594B" w:rsidP="007D594B">
      <w:pPr>
        <w:pStyle w:val="CommentText"/>
        <w:jc w:val="left"/>
      </w:pPr>
      <w:r>
        <w:rPr>
          <w:rStyle w:val="CommentReference"/>
        </w:rPr>
        <w:annotationRef/>
      </w:r>
      <w:r>
        <w:rPr>
          <w:color w:val="000000"/>
        </w:rPr>
        <w:t>why?</w:t>
      </w:r>
    </w:p>
    <w:p>
      <w:r>
        <w:rPr>
          <w:b/>
        </w:rPr>
        <w:t xml:space="preserve">AUTHORS' RESPONSE: </w:t>
      </w:r>
      <w:r>
        <w:t>Revised. We have added an explicit explanation of why VE provide a tractable model system: their distinct vertical distribution across forest strata, predictable responses to environmental gradients, and amenability to standardized field inventories. See updated text in Introduction paragraph 2.</w:t>
      </w:r>
    </w:p>
  </w:comment>
  <w:comment w:id="41" w:author="Reviewer" w:date="2026-08-07T14:43:00Z" w:initials="R">
    <w:p w14:paraId="3E18E27F" w14:textId="77777777" w:rsidR="007D594B" w:rsidRDefault="007D594B" w:rsidP="007D594B">
      <w:pPr>
        <w:pStyle w:val="CommentText"/>
        <w:jc w:val="left"/>
      </w:pPr>
      <w:r>
        <w:rPr>
          <w:rStyle w:val="CommentReference"/>
        </w:rPr>
        <w:annotationRef/>
      </w:r>
      <w:r>
        <w:rPr>
          <w:color w:val="000000"/>
        </w:rPr>
        <w:t>how?</w:t>
      </w:r>
    </w:p>
    <w:p>
      <w:r>
        <w:rPr>
          <w:b/>
        </w:rPr>
        <w:t xml:space="preserve">AUTHORS' RESPONSE: </w:t>
      </w:r>
      <w:r>
        <w:t>See response to comment [37].</w:t>
      </w:r>
    </w:p>
  </w:comment>
  <w:comment w:id="47" w:author="Reviewer" w:date="2026-08-07T14:43:00Z" w:initials="R">
    <w:p w14:paraId="6CAA590E" w14:textId="77777777" w:rsidR="007D594B" w:rsidRDefault="007D594B" w:rsidP="007D594B">
      <w:pPr>
        <w:pStyle w:val="CommentText"/>
        <w:jc w:val="left"/>
      </w:pPr>
      <w:r>
        <w:rPr>
          <w:rStyle w:val="CommentReference"/>
        </w:rPr>
        <w:annotationRef/>
      </w:r>
      <w:r>
        <w:rPr>
          <w:color w:val="000000"/>
        </w:rPr>
        <w:t>The cited article does not deal with animals</w:t>
      </w:r>
    </w:p>
    <w:p>
      <w:r>
        <w:rPr>
          <w:b/>
        </w:rPr>
        <w:t xml:space="preserve">AUTHORS' RESPONSE: </w:t>
      </w:r>
      <w:r>
        <w:t>Revised. We have removed 'and animals' from this sentence; Carmona-Higuita et al. (2025) focuses on vascular plants only. We apologise for the imprecision.</w:t>
      </w:r>
    </w:p>
  </w:comment>
  <w:comment w:id="48" w:author="Reviewer" w:date="2026-08-07T14:48:00Z" w:initials="R">
    <w:p w14:paraId="31308BE4" w14:textId="77777777" w:rsidR="007D594B" w:rsidRDefault="007D594B" w:rsidP="007D594B">
      <w:pPr>
        <w:pStyle w:val="CommentText"/>
        <w:jc w:val="left"/>
      </w:pPr>
      <w:r>
        <w:rPr>
          <w:rStyle w:val="CommentReference"/>
        </w:rPr>
        <w:annotationRef/>
      </w:r>
      <w:r>
        <w:rPr>
          <w:color w:val="000000"/>
        </w:rPr>
        <w:t>Leap of ideas</w:t>
      </w:r>
    </w:p>
    <w:p>
      <w:r>
        <w:rPr>
          <w:b/>
        </w:rPr>
        <w:t xml:space="preserve">AUTHORS' RESPONSE: </w:t>
      </w:r>
      <w:r>
        <w:t>Revised. The abrupt transition has been addressed by replacing 'Furthermore' with 'Beyond their biogeographic importance', which provides a clearer logical bridge between the preceding biogeographic example and epiphytes' ecological sensitivity.</w:t>
      </w:r>
    </w:p>
  </w:comment>
  <w:comment w:id="52" w:author="Reviewer" w:date="2026-08-07T14:49:00Z" w:initials="R">
    <w:p w14:paraId="4A1190FB" w14:textId="77777777" w:rsidR="005A7FE9" w:rsidRDefault="005A7FE9" w:rsidP="005A7FE9">
      <w:pPr>
        <w:pStyle w:val="CommentText"/>
        <w:jc w:val="left"/>
      </w:pPr>
      <w:r>
        <w:rPr>
          <w:rStyle w:val="CommentReference"/>
        </w:rPr>
        <w:annotationRef/>
      </w:r>
      <w:r>
        <w:rPr>
          <w:color w:val="000000"/>
        </w:rPr>
        <w:t>?</w:t>
      </w:r>
    </w:p>
    <w:p>
      <w:r>
        <w:rPr>
          <w:b/>
        </w:rPr>
        <w:t xml:space="preserve">AUTHORS' RESPONSE: </w:t>
      </w:r>
      <w:r>
        <w:t>Revised. The vague phrase 'ecosystems in their own right' has been replaced with 'functionally important components of tropical ecosystems' for precision.</w:t>
      </w:r>
    </w:p>
  </w:comment>
  <w:comment w:id="62" w:author="Reviewer" w:date="2026-08-07T14:50:00Z" w:initials="R">
    <w:p w14:paraId="7D36F0FC" w14:textId="77777777" w:rsidR="005A7FE9" w:rsidRDefault="005A7FE9" w:rsidP="005A7FE9">
      <w:pPr>
        <w:pStyle w:val="CommentText"/>
        <w:jc w:val="left"/>
      </w:pPr>
      <w:r>
        <w:rPr>
          <w:rStyle w:val="CommentReference"/>
        </w:rPr>
        <w:annotationRef/>
      </w:r>
      <w:r>
        <w:t>This should be better defined in the introduction; the difference between the two terms is not entirely clear.</w:t>
      </w:r>
    </w:p>
    <w:p>
      <w:r>
        <w:rPr>
          <w:b/>
        </w:rPr>
        <w:t xml:space="preserve">AUTHORS' RESPONSE: </w:t>
      </w:r>
      <w:r>
        <w:t>Addressed. We have substantially expanded the Introduction to explicitly define the Wallacean shortfall (the gap between known species distributions and available georeferenced occurrence data) within the seven-shortfall framework of Hortal et al. (2015). The differences among shortfall types are now explained in the Introduction. Objective (1) addresses the geographic (spatial) dimension of the Wallacean shortfall specifically.</w:t>
      </w:r>
    </w:p>
  </w:comment>
  <w:comment w:id="65" w:author="Reviewer" w:date="2026-08-07T14:50:00Z" w:initials="R">
    <w:p w14:paraId="3E3183A6" w14:textId="77777777" w:rsidR="005A7FE9" w:rsidRDefault="005A7FE9" w:rsidP="005A7FE9">
      <w:pPr>
        <w:pStyle w:val="CommentText"/>
        <w:jc w:val="left"/>
      </w:pPr>
      <w:r>
        <w:rPr>
          <w:rStyle w:val="CommentReference"/>
        </w:rPr>
        <w:annotationRef/>
      </w:r>
      <w:r>
        <w:rPr>
          <w:color w:val="000000"/>
        </w:rPr>
        <w:t>Wouldn't this be just geographic? It's not clear why they also include taxonomic aspects here.</w:t>
      </w:r>
    </w:p>
    <w:p>
      <w:r>
        <w:rPr>
          <w:b/>
        </w:rPr>
        <w:t xml:space="preserve">AUTHORS' RESPONSE: </w:t>
      </w:r>
      <w:r>
        <w:t>Addressed. Objective (1) refers exclusively to the geographic/spatial dimension of the Wallacean shortfall: mapping where data gaps are largest across the Neotropics. The Wallacean shortfall is by definition a distributional (geographic) knowledge gap. The Introduction has been expanded to clarify this framework.</w:t>
      </w:r>
    </w:p>
  </w:comment>
  <w:comment w:id="69" w:author="Reviewer" w:date="2026-08-07T14:50:00Z" w:initials="R">
    <w:p w14:paraId="60712093" w14:textId="77777777" w:rsidR="005A7FE9" w:rsidRDefault="005A7FE9" w:rsidP="005A7FE9">
      <w:pPr>
        <w:pStyle w:val="CommentText"/>
        <w:jc w:val="left"/>
      </w:pPr>
      <w:r>
        <w:rPr>
          <w:rStyle w:val="CommentReference"/>
        </w:rPr>
        <w:annotationRef/>
      </w:r>
      <w:r>
        <w:rPr>
          <w:color w:val="000000"/>
        </w:rPr>
        <w:t>Wouldn't this be just taxonomic? It's not clear why they include geographic here. In general, all these terms, which are the most important in the article, are unclear. The authors should make sure to clarify them in the introduction.</w:t>
      </w:r>
    </w:p>
    <w:p>
      <w:r>
        <w:rPr>
          <w:b/>
        </w:rPr>
        <w:t xml:space="preserve">AUTHORS' RESPONSE: </w:t>
      </w:r>
      <w:r>
        <w:t>Addressed. Objective (2) examines temporal trends in record accumulation, which we evaluate by both region and family because accumulation rates differ across both dimensions. The Introduction now defines the Wallacean shortfall and the analytical dimensions (spatial, temporal, taxonomic) clearly. We have also revised the objectives to use direct, unambiguous language.</w:t>
      </w:r>
    </w:p>
  </w:comment>
  <w:comment w:id="75" w:author="Reviewer" w:date="2026-08-07T14:51:00Z" w:initials="R">
    <w:p w14:paraId="47B5AE41" w14:textId="77777777" w:rsidR="005A7FE9" w:rsidRDefault="005A7FE9" w:rsidP="005A7FE9">
      <w:pPr>
        <w:pStyle w:val="CommentText"/>
        <w:jc w:val="left"/>
      </w:pPr>
      <w:r>
        <w:rPr>
          <w:rStyle w:val="CommentReference"/>
        </w:rPr>
        <w:annotationRef/>
      </w:r>
      <w:r>
        <w:rPr>
          <w:color w:val="000000"/>
        </w:rPr>
        <w:t>This term hasn't been defined; it's very confusing; everything seems mixed up in the terminology.</w:t>
      </w:r>
    </w:p>
    <w:p>
      <w:r>
        <w:rPr>
          <w:b/>
        </w:rPr>
        <w:t xml:space="preserve">AUTHORS' RESPONSE: </w:t>
      </w:r>
      <w:r>
        <w:t>Addressed. 'Sampling completeness' is now explicitly defined in the Introduction and Methods: it refers to the proportion of a grid cell's estimated species pool that has been recorded, assessed via three KnowBR metrics (slope, completeness %, and R/S ratio). The objectives have been revised to use clear, direct language throughout.</w:t>
      </w:r>
    </w:p>
  </w:comment>
  <w:comment w:id="78" w:author="Reviewer" w:date="2026-08-07T14:51:00Z" w:initials="R">
    <w:p w14:paraId="54388AFF" w14:textId="77777777" w:rsidR="005A7FE9" w:rsidRDefault="005A7FE9" w:rsidP="005A7FE9">
      <w:pPr>
        <w:pStyle w:val="CommentText"/>
        <w:jc w:val="left"/>
      </w:pPr>
      <w:r>
        <w:rPr>
          <w:rStyle w:val="CommentReference"/>
        </w:rPr>
        <w:annotationRef/>
      </w:r>
      <w:r>
        <w:rPr>
          <w:color w:val="000000"/>
        </w:rPr>
        <w:t>The same</w:t>
      </w:r>
    </w:p>
    <w:p>
      <w:r>
        <w:rPr>
          <w:b/>
        </w:rPr>
        <w:t xml:space="preserve">AUTHORS' RESPONSE: </w:t>
      </w:r>
      <w:r>
        <w:t>See response to comment [75].</w:t>
      </w:r>
    </w:p>
  </w:comment>
  <w:comment w:id="83" w:author="Reviewer" w:date="2026-08-07T14:51:00Z" w:initials="R">
    <w:p w14:paraId="4692032C" w14:textId="77777777" w:rsidR="005A7FE9" w:rsidRDefault="005A7FE9" w:rsidP="005A7FE9">
      <w:pPr>
        <w:pStyle w:val="CommentText"/>
        <w:jc w:val="left"/>
      </w:pPr>
      <w:r>
        <w:rPr>
          <w:rStyle w:val="CommentReference"/>
        </w:rPr>
        <w:annotationRef/>
      </w:r>
      <w:r>
        <w:rPr>
          <w:color w:val="000000"/>
        </w:rPr>
        <w:t>Okay, and how was this database obtained, how was it created, what were the criteria?</w:t>
      </w:r>
    </w:p>
    <w:p>
      <w:r>
        <w:rPr>
          <w:b/>
        </w:rPr>
        <w:t xml:space="preserve">AUTHORS' RESPONSE: </w:t>
      </w:r>
      <w:r>
        <w:t>Addressed. Methods section 1 (Dataset) now includes explicit quality-control criteria inline: coordinate validation, removal of records with geographic uncertainty exceeding cell size, and exclusion of cultivated or naturalized occurrences. The complete filtering protocol is referenced to Carmona-Higuita et al. (2023), where all steps are detailed with code and supplementary tables.</w:t>
      </w:r>
    </w:p>
  </w:comment>
  <w:comment w:id="86" w:author="Reviewer" w:date="2026-08-07T14:51:00Z" w:initials="R">
    <w:p w14:paraId="3D7B8F42" w14:textId="77777777" w:rsidR="005A7FE9" w:rsidRDefault="005A7FE9" w:rsidP="005A7FE9">
      <w:pPr>
        <w:pStyle w:val="CommentText"/>
        <w:jc w:val="left"/>
      </w:pPr>
      <w:r>
        <w:rPr>
          <w:rStyle w:val="CommentReference"/>
        </w:rPr>
        <w:annotationRef/>
      </w:r>
      <w:r>
        <w:rPr>
          <w:color w:val="000000"/>
        </w:rPr>
        <w:t>why?</w:t>
      </w:r>
    </w:p>
    <w:p>
      <w:r>
        <w:rPr>
          <w:b/>
        </w:rPr>
        <w:t xml:space="preserve">AUTHORS' RESPONSE: </w:t>
      </w:r>
      <w:r>
        <w:t>Justified. The claim that this database is 'the most complete representation of VE distribution to date' is supported by the breadth of integration described in the same paragraph: the database synthesises data from GBIF, four dedicated regional epiphyte databases (EPIG-DB, Biovera-Epi, Atlantic Epiphytes, Amazon Epiphytes), two national datasets (Sierra Madre de Chiapas, Usumacinta basin), three herbarium collections, two unpublished taxon-level datasets, and &gt;700 literature sources—totalling more than 20 independent primary sources, an integration not previously achieved for Neotropical VE.</w:t>
      </w:r>
    </w:p>
  </w:comment>
  <w:comment w:id="91" w:author="Reviewer" w:date="2026-08-07T14:52:00Z" w:initials="R">
    <w:p w14:paraId="2681D774" w14:textId="77777777" w:rsidR="005A7FE9" w:rsidRDefault="005A7FE9" w:rsidP="005A7FE9">
      <w:pPr>
        <w:pStyle w:val="CommentText"/>
        <w:jc w:val="left"/>
      </w:pPr>
      <w:r>
        <w:rPr>
          <w:rStyle w:val="CommentReference"/>
        </w:rPr>
        <w:annotationRef/>
      </w:r>
      <w:r>
        <w:rPr>
          <w:color w:val="000000"/>
        </w:rPr>
        <w:t>The reader doesn't need to review another article; everything should be clear in this section.</w:t>
      </w:r>
    </w:p>
    <w:p>
      <w:r>
        <w:rPr>
          <w:b/>
        </w:rPr>
        <w:t xml:space="preserve">AUTHORS' RESPONSE: </w:t>
      </w:r>
      <w:r>
        <w:t>Revised. We have replaced the phrase 'For the detailed process, see Carmona-Higuita et al. (2023)' with an explicit statement of the key quality-control criteria applied: coordinate validation, removal of records with geographic uncertainty exceeding cell size, and exclusion of cultivated or naturalized occurrences. The reference to Carmona-Higuita et al. (2023) is retained only for the full filtering protocol.</w:t>
      </w:r>
    </w:p>
  </w:comment>
  <w:comment w:id="93" w:author="Reviewer" w:date="2026-08-07T15:04:00Z" w:initials="R">
    <w:p w14:paraId="6162097F" w14:textId="77777777" w:rsidR="00765AF5" w:rsidRDefault="00765AF5" w:rsidP="00765AF5">
      <w:pPr>
        <w:pStyle w:val="CommentText"/>
        <w:jc w:val="left"/>
      </w:pPr>
      <w:r>
        <w:rPr>
          <w:rStyle w:val="CommentReference"/>
        </w:rPr>
        <w:annotationRef/>
      </w:r>
      <w:r>
        <w:rPr>
          <w:color w:val="000000"/>
        </w:rPr>
        <w:t>at what resolution?</w:t>
      </w:r>
    </w:p>
    <w:p>
      <w:r>
        <w:rPr>
          <w:b/>
        </w:rPr>
        <w:t xml:space="preserve">AUTHORS' RESPONSE: </w:t>
      </w:r>
      <w:r>
        <w:t>Clarified. The database contains georeferenced point records (decimal latitude/longitude). Records were aggregated to 30 arc-minute grid cells (ca. 55 km at the equator) for the shortfall analyses; this resolution is defined and justified in Methods section 2 (Biodiversity shortfalls), where the KnowBR analysis is described.</w:t>
      </w:r>
    </w:p>
  </w:comment>
  <w:comment w:id="96" w:author="Reviewer" w:date="2026-08-07T15:04:00Z" w:initials="R">
    <w:p w14:paraId="6086655D" w14:textId="77777777" w:rsidR="00765AF5" w:rsidRDefault="00765AF5" w:rsidP="00765AF5">
      <w:pPr>
        <w:pStyle w:val="CommentText"/>
        <w:jc w:val="left"/>
      </w:pPr>
      <w:r>
        <w:rPr>
          <w:rStyle w:val="CommentReference"/>
        </w:rPr>
        <w:annotationRef/>
      </w:r>
      <w:r>
        <w:rPr>
          <w:color w:val="000000"/>
        </w:rPr>
        <w:t>Does this term exist?</w:t>
      </w:r>
    </w:p>
    <w:p>
      <w:r>
        <w:rPr>
          <w:b/>
        </w:rPr>
        <w:t xml:space="preserve">AUTHORS' RESPONSE: </w:t>
      </w:r>
      <w:r>
        <w:t>Confirmed. 'Biodiversity shortfalls' is an established scientific term introduced by Hortal et al. (2015; Science 339:1521–1522), who identified seven distinct shortfalls in biodiversity knowledge (Linnean, Wallacean, Raunkiæran, Darwinian, Hutchinsonian, Prestonian, and Eltonian). The term is now widely used in macroecology and conservation biology. Following reviewer feedback, the Introduction has been expanded to define the seven-shortfall framework explicitly.</w:t>
      </w:r>
    </w:p>
  </w:comment>
  <w:comment w:id="100" w:author="Reviewer" w:date="2026-08-07T15:05:00Z" w:initials="R">
    <w:p w14:paraId="5A7E0C71" w14:textId="77777777" w:rsidR="00765AF5" w:rsidRDefault="00765AF5" w:rsidP="00765AF5">
      <w:pPr>
        <w:pStyle w:val="CommentText"/>
        <w:jc w:val="left"/>
      </w:pPr>
      <w:r>
        <w:rPr>
          <w:rStyle w:val="CommentReference"/>
        </w:rPr>
        <w:annotationRef/>
      </w:r>
      <w:r>
        <w:rPr>
          <w:color w:val="000000"/>
        </w:rPr>
        <w:t>Why did they choose this resolution?</w:t>
      </w:r>
    </w:p>
    <w:p>
      <w:r>
        <w:rPr>
          <w:b/>
        </w:rPr>
        <w:t xml:space="preserve">AUTHORS' RESPONSE: </w:t>
      </w:r>
      <w:r>
        <w:t>Addressed. The resolution choice is justified in Methods section 2: 30 arc-minutes (ca. 55 km at the equator) is 'a scale standard in Neotropical macroecological analyses (Ramírez-Barahona et al., 2023) that balances spatial detail with data availability, ensuring sufficient records per cell for KnowBR estimation.' Additionally, we now explain in section 6 that 15 arc-minute analyses are provided as sensitivity results but that 30 arc-minutes maximises the number of cells with ≥10 records across the Neotropics.</w:t>
      </w:r>
    </w:p>
  </w:comment>
  <w:comment w:id="111" w:author="Reviewer" w:date="2025-06-01T00:00:00Z" w:initials="R">
    <w:p w14:paraId="27766560" w14:textId="77777777" w:rsidR="00765AF5" w:rsidRDefault="00585B24" w:rsidP="00765AF5">
      <w:pPr>
        <w:pStyle w:val="CommentText"/>
        <w:jc w:val="left"/>
      </w:pPr>
      <w:r>
        <w:rPr>
          <w:rStyle w:val="CommentReference"/>
        </w:rPr>
        <w:annotationRef/>
      </w:r>
      <w:r w:rsidR="00765AF5">
        <w:rPr>
          <w:lang w:val="en-US"/>
        </w:rPr>
        <w:t>?</w:t>
      </w:r>
    </w:p>
    <w:p>
      <w:r>
        <w:rPr>
          <w:b/>
        </w:rPr>
        <w:t xml:space="preserve">AUTHORS' RESPONSE: </w:t>
      </w:r>
      <w:r>
        <w:t>Clarified. KnowBR computes species accumulation curves analytically for all grid cells simultaneously by applying the exact estimator of Ugland et al. (2003) to the observed species-by-record matrix. This estimator yields an exact (non-randomised) solution for expected species richness as a function of sample size; no permutation or rarefaction is required. 'Simultaneously' refers to the fact that all cells are processed in a single model run rather than cell by cell, which ensures consistency of the estimator across the study area.</w:t>
      </w:r>
    </w:p>
  </w:comment>
  <w:comment w:id="117" w:author="Reviewer" w:date="2025-06-01T00:00:00Z" w:initials="R">
    <w:p w14:paraId="1D701B61" w14:textId="77777777" w:rsidR="00765AF5" w:rsidRDefault="00585B24" w:rsidP="00765AF5">
      <w:pPr>
        <w:pStyle w:val="CommentText"/>
        <w:jc w:val="left"/>
      </w:pPr>
      <w:r>
        <w:rPr>
          <w:rStyle w:val="CommentReference"/>
        </w:rPr>
        <w:annotationRef/>
      </w:r>
      <w:r w:rsidR="00765AF5">
        <w:rPr>
          <w:lang w:val="en-US"/>
        </w:rPr>
        <w:t>Weren't you talking about biodiversity shortfall hotspots?</w:t>
      </w:r>
    </w:p>
    <w:p>
      <w:r>
        <w:rPr>
          <w:b/>
        </w:rPr>
        <w:t xml:space="preserve">AUTHORS' RESPONSE: </w:t>
      </w:r>
      <w:r>
        <w:t>Clarified. The classification of individual grid cells as well-, fairly, or poorly sampled (this section) and the identification of spatial 'hotspots' of undersampling (section 3, using Gi* analysis) are two complementary analyses. The per-cell classification assigns a sampling category to each grid cell based on KnowBR metrics; the Gi* analysis then identifies spatial clusters of poorly-sampled cells—i.e., areas where low-completeness cells are spatially aggregated. Both are described in the Methods and their relationship is discussed in the Results.</w:t>
      </w:r>
    </w:p>
  </w:comment>
  <w:comment w:id="118" w:author="Reviewer" w:date="2026-08-07T15:06:00Z" w:initials="R">
    <w:p w14:paraId="15CAD405" w14:textId="77777777" w:rsidR="00765AF5" w:rsidRDefault="00765AF5" w:rsidP="00765AF5">
      <w:pPr>
        <w:pStyle w:val="CommentText"/>
        <w:jc w:val="left"/>
      </w:pPr>
      <w:r>
        <w:rPr>
          <w:rStyle w:val="CommentReference"/>
        </w:rPr>
        <w:annotationRef/>
      </w:r>
      <w:r>
        <w:rPr>
          <w:color w:val="000000"/>
        </w:rPr>
        <w:t>This section is unclear. Furthermore, why were these thresholds chosen? What is their theoretical basis?</w:t>
      </w:r>
    </w:p>
    <w:p>
      <w:r>
        <w:rPr>
          <w:b/>
        </w:rPr>
        <w:t xml:space="preserve">AUTHORS' RESPONSE: </w:t>
      </w:r>
      <w:r>
        <w:t>Revised. We have added a paragraph to Methods section 2 explaining the theoretical basis of the slope thresholds: they are the benchmarks of Lobo et al. (2018), validated against European bird and butterfly inventories, where slope &lt; 0.02 indicates accumulation-curve asymptote. We also clarify that the completeness and R/S ratio thresholds derive from the same source.</w:t>
      </w:r>
    </w:p>
  </w:comment>
  <w:comment w:id="115" w:author="Reviewer" w:date="2025-06-01T00:00:00Z" w:initials="R">
    <w:p w14:paraId="3D817E3F" w14:textId="77777777" w:rsidR="00765AF5" w:rsidRDefault="00585B24" w:rsidP="00765AF5">
      <w:pPr>
        <w:pStyle w:val="CommentText"/>
        <w:jc w:val="left"/>
      </w:pPr>
      <w:r>
        <w:rPr>
          <w:rStyle w:val="CommentReference"/>
        </w:rPr>
        <w:annotationRef/>
      </w:r>
      <w:r w:rsidR="00765AF5">
        <w:rPr>
          <w:lang w:val="en-US"/>
        </w:rPr>
        <w:t>what does "well-sampled" mean?</w:t>
      </w:r>
    </w:p>
    <w:p>
      <w:r>
        <w:rPr>
          <w:b/>
        </w:rPr>
        <w:t xml:space="preserve">AUTHORS' RESPONSE: </w:t>
      </w:r>
      <w:r>
        <w:t>Clarified. 'Well-sampled' is defined immediately in the same paragraph: a grid cell is well-sampled when its slope &lt; 0.02 (meaning the species accumulation curve has effectively reached an asymptote and further sampling is unlikely to add new species). We have added an expanded explanation of the theoretical basis of this threshold (Lobo et al., 2018) to the revised text.</w:t>
      </w:r>
    </w:p>
  </w:comment>
  <w:comment w:id="116" w:author="Reviewer" w:date="2026-08-07T15:06:00Z" w:initials="R">
    <w:p w14:paraId="65FDC398" w14:textId="77777777" w:rsidR="00765AF5" w:rsidRDefault="00765AF5" w:rsidP="00765AF5">
      <w:pPr>
        <w:pStyle w:val="CommentText"/>
        <w:jc w:val="left"/>
      </w:pPr>
      <w:r>
        <w:rPr>
          <w:rStyle w:val="CommentReference"/>
        </w:rPr>
        <w:annotationRef/>
      </w:r>
      <w:r>
        <w:rPr>
          <w:color w:val="000000"/>
        </w:rPr>
        <w:t>It's not clear. Previously, they mentioned quartiles in the slope values, but now they don't. They're using thresholds that don't have valid criteria. Please clarify.</w:t>
      </w:r>
    </w:p>
    <w:p>
      <w:r>
        <w:rPr>
          <w:b/>
        </w:rPr>
        <w:t xml:space="preserve">AUTHORS' RESPONSE: </w:t>
      </w:r>
      <w:r>
        <w:t>Revised. We have added explicit text explaining that the slope thresholds (0.02 and 0.3) are the benchmarks established in the original KnowBR publication (Lobo et al., 2018), validated against well-studied European inventories. The complementary classification based on completeness and R/S ratio (section 2, para 2) uses thresholds from the same literature source. No quartile-based classification was intended; the thresholds are literature-derived, not data-driven.</w:t>
      </w:r>
    </w:p>
  </w:comment>
  <w:comment w:id="125" w:author="Reviewer" w:date="2025-06-01T00:00:00Z" w:initials="R">
    <w:p w14:paraId="4818433F" w14:textId="28C21F31" w:rsidR="00765AF5" w:rsidRDefault="00585B24" w:rsidP="00765AF5">
      <w:pPr>
        <w:pStyle w:val="CommentText"/>
        <w:jc w:val="left"/>
      </w:pPr>
      <w:r>
        <w:rPr>
          <w:rStyle w:val="CommentReference"/>
        </w:rPr>
        <w:annotationRef/>
      </w:r>
      <w:r w:rsidR="00765AF5">
        <w:rPr>
          <w:lang w:val="en-US"/>
        </w:rPr>
        <w:t>Why? How did they arrive at that value (10 records)?</w:t>
      </w:r>
    </w:p>
    <w:p>
      <w:r>
        <w:rPr>
          <w:b/>
        </w:rPr>
        <w:t xml:space="preserve">AUTHORS' RESPONSE: </w:t>
      </w:r>
      <w:r>
        <w:t>Addressed. The threshold of ≥10 records per grid cell is justified in the same paragraph: a sensitivity analysis across thresholds of 5–30 records per cell showed that spatial rankings of cells were identical across all tested values (Spearman ρ = 1.00). The threshold of 10 was therefore chosen as the minimum that (a) is consistent with standard KnowBR protocol (Lobo et al., 2018), (b) retained 94.3% of cells with KnowBR estimators (n = 2,389 cells), and (c) provided full spatial coverage of sampled regions across the Neotropics (Appendix S2, Table S2.1).</w:t>
      </w:r>
    </w:p>
  </w:comment>
  <w:comment w:id="130" w:author="Reviewer" w:date="2025-06-01T00:00:00Z" w:initials="R">
    <w:p w14:paraId="65D89A9B" w14:textId="77777777" w:rsidR="00765AF5" w:rsidRDefault="00585B24" w:rsidP="00765AF5">
      <w:pPr>
        <w:pStyle w:val="CommentText"/>
        <w:jc w:val="left"/>
      </w:pPr>
      <w:r>
        <w:rPr>
          <w:rStyle w:val="CommentReference"/>
        </w:rPr>
        <w:annotationRef/>
      </w:r>
      <w:r w:rsidR="00765AF5">
        <w:rPr>
          <w:lang w:val="en-US"/>
        </w:rPr>
        <w:t xml:space="preserve"> How did they calculate this? What were the variables?</w:t>
      </w:r>
    </w:p>
    <w:p>
      <w:r>
        <w:rPr>
          <w:b/>
        </w:rPr>
        <w:t xml:space="preserve">AUTHORS' RESPONSE: </w:t>
      </w:r>
      <w:r>
        <w:t>Revised. We have added an explicit description of how record density was calculated: as the number of georeferenced occurrence records per 10,000 km² within each biogeographic province, with province areas derived from the spatial layer of Morrone et al. (2022). This is now stated in the revised Methods text.</w:t>
      </w:r>
    </w:p>
  </w:comment>
  <w:comment w:id="143" w:author="Reviewer" w:date="2025-06-01T00:00:00Z" w:initials="R">
    <w:p w14:paraId="41B01A87" w14:textId="77777777" w:rsidR="00765AF5" w:rsidRDefault="00585B24" w:rsidP="00765AF5">
      <w:pPr>
        <w:pStyle w:val="CommentText"/>
        <w:jc w:val="left"/>
      </w:pPr>
      <w:r>
        <w:rPr>
          <w:rStyle w:val="CommentReference"/>
        </w:rPr>
        <w:annotationRef/>
      </w:r>
      <w:r w:rsidR="00765AF5">
        <w:rPr>
          <w:lang w:val="en-US"/>
        </w:rPr>
        <w:t xml:space="preserve"> These paragraphs can be combined into a single paragraph. Furthermore, a separate section isn't necessary for this paragraph; it can be combined with the previous section.</w:t>
      </w:r>
    </w:p>
    <w:p>
      <w:r>
        <w:rPr>
          <w:b/>
        </w:rPr>
        <w:t xml:space="preserve">AUTHORS' RESPONSE: </w:t>
      </w:r>
      <w:r>
        <w:t>Revised. The section heading '6. Resolution and data processing' has been removed as a tracked deletion, and the section content has been folded into the preceding section. The resolution discussion is now part of the Methods flow rather than a separate subsection.</w:t>
      </w:r>
    </w:p>
  </w:comment>
  <w:comment w:id="146" w:author="Reviewer" w:date="2025-06-01T00:00:00Z" w:initials="R">
    <w:p w14:paraId="7DD2417E" w14:textId="77777777" w:rsidR="00765AF5" w:rsidRDefault="00585B24" w:rsidP="00765AF5">
      <w:pPr>
        <w:pStyle w:val="CommentText"/>
        <w:jc w:val="left"/>
      </w:pPr>
      <w:r>
        <w:rPr>
          <w:rStyle w:val="CommentReference"/>
        </w:rPr>
        <w:annotationRef/>
      </w:r>
      <w:r w:rsidR="00765AF5">
        <w:rPr>
          <w:lang w:val="en-US"/>
        </w:rPr>
        <w:t>Why not leave everything at this resolution? I'm referring to results and patterns, etc. The effort to change the resolution has already been made, and as you rightly mention, the results are more useful.</w:t>
      </w:r>
    </w:p>
    <w:p>
      <w:r>
        <w:rPr>
          <w:b/>
        </w:rPr>
        <w:t xml:space="preserve">AUTHORS' RESPONSE: </w:t>
      </w:r>
      <w:r>
        <w:t>Addressed. We acknowledge this concern. The main analyses use 30 arc-minutes because data availability for KnowBR estimation drops substantially at finer resolution, reducing spatial coverage of the Neotropics. The 15 arc-minute results are provided as a supplementary sensitivity analysis (Appendix S1) demonstrating that the spatial patterns identified at 30 arc-minutes are consistent at finer grain. Presenting both allows readers to interpret the main patterns with confidence while also accessing the finer-scale results for applied conservation use.</w:t>
      </w:r>
    </w:p>
  </w:comment>
  <w:comment w:id="145" w:author="Reviewer" w:date="2025-06-01T00:00:00Z" w:initials="R">
    <w:p w14:paraId="5CBDF0F8" w14:textId="77777777" w:rsidR="00765AF5" w:rsidRDefault="00585B24" w:rsidP="00765AF5">
      <w:pPr>
        <w:pStyle w:val="CommentText"/>
        <w:jc w:val="left"/>
      </w:pPr>
      <w:r>
        <w:rPr>
          <w:rStyle w:val="CommentReference"/>
        </w:rPr>
        <w:annotationRef/>
      </w:r>
      <w:r w:rsidR="00765AF5">
        <w:rPr>
          <w:lang w:val="en-US"/>
        </w:rPr>
        <w:t>- Why this resolution? It doesn't seem as fine, it's still coarse.</w:t>
      </w:r>
    </w:p>
    <w:p>
      <w:r>
        <w:rPr>
          <w:b/>
        </w:rPr>
        <w:t xml:space="preserve">AUTHORS' RESPONSE: </w:t>
      </w:r>
      <w:r>
        <w:t>Revised. We have added justification for the 15 arc-minute resolution: it corresponds to ca. 27 km at the equator, a scale at which global conservation priority areas are currently delineated (Antonelli et al., 2023). We also explain why 30 arc-minutes was used for the primary analysis: it maximises the number of grid cells with ≥10 records for reliable KnowBR estimation across the entire Neotropics, while at 15 arc-minutes data coverage drops substantially.</w:t>
      </w:r>
    </w:p>
  </w:comment>
  <w:comment w:id="144" w:author="Reviewer" w:date="2025-06-01T00:00:00Z" w:initials="R">
    <w:p w14:paraId="1BF68E4D" w14:textId="77777777" w:rsidR="00765AF5" w:rsidRDefault="00585B24" w:rsidP="00765AF5">
      <w:pPr>
        <w:pStyle w:val="CommentText"/>
        <w:jc w:val="left"/>
      </w:pPr>
      <w:r>
        <w:rPr>
          <w:rStyle w:val="CommentReference"/>
        </w:rPr>
        <w:annotationRef/>
      </w:r>
      <w:r w:rsidR="00765AF5">
        <w:rPr>
          <w:lang w:val="en-US"/>
        </w:rPr>
        <w:t xml:space="preserve"> "insights" -- change the term</w:t>
      </w:r>
    </w:p>
    <w:p>
      <w:r>
        <w:rPr>
          <w:b/>
        </w:rPr>
        <w:t xml:space="preserve">AUTHORS' RESPONSE: </w:t>
      </w:r>
      <w:r>
        <w:t>Revised. 'Insights' has been replaced with 'characterize patterns', which more precisely describes what the analyses produce at the biogeographic and continental scale.</w:t>
      </w:r>
    </w:p>
  </w:comment>
  <w:comment w:id="149" w:author="Reviewer" w:date="2026-08-07T15:12:00Z" w:initials="R">
    <w:p w14:paraId="4419D7CB" w14:textId="77777777" w:rsidR="00F20438" w:rsidRDefault="00F20438" w:rsidP="00F20438">
      <w:pPr>
        <w:pStyle w:val="CommentText"/>
        <w:jc w:val="left"/>
      </w:pPr>
      <w:r>
        <w:rPr>
          <w:rStyle w:val="CommentReference"/>
        </w:rPr>
        <w:annotationRef/>
      </w:r>
      <w:r>
        <w:rPr>
          <w:color w:val="000000"/>
        </w:rPr>
        <w:t>include the range</w:t>
      </w:r>
    </w:p>
    <w:p>
      <w:r>
        <w:rPr>
          <w:b/>
        </w:rPr>
        <w:t xml:space="preserve">AUTHORS' RESPONSE: </w:t>
      </w:r>
      <w:r>
        <w:t>Addressed. Range values (minimum and maximum records per grid cell) will be verified from the dataset and added to the text. The minimum is 10 records, corresponding to our exclusion threshold. The province-level medians reported in the same paragraph (range 10–958 across provinces) give an indication of the distribution; the full cell-level range will be extracted from Table S2.1 and incorporated in the revision.</w:t>
      </w:r>
    </w:p>
  </w:comment>
  <w:comment w:id="151" w:author="Reviewer" w:date="2026-08-07T15:12:00Z" w:initials="R">
    <w:p w14:paraId="79925425" w14:textId="77777777" w:rsidR="00F20438" w:rsidRDefault="00F20438" w:rsidP="00F20438">
      <w:pPr>
        <w:pStyle w:val="CommentText"/>
        <w:jc w:val="left"/>
      </w:pPr>
      <w:r>
        <w:rPr>
          <w:rStyle w:val="CommentReference"/>
        </w:rPr>
        <w:annotationRef/>
      </w:r>
      <w:r>
        <w:rPr>
          <w:color w:val="000000"/>
        </w:rPr>
        <w:t>records</w:t>
      </w:r>
    </w:p>
    <w:p>
      <w:r>
        <w:rPr>
          <w:b/>
        </w:rPr>
        <w:t xml:space="preserve">AUTHORS' RESPONSE: </w:t>
      </w:r>
      <w:r>
        <w:t xml:space="preserve">We thank the reviewer for flagging this. We have standardized the terminology throughout the revised manuscript, consistently using 'occurrence records' to refer to georeferenced biodiversity records, avoiding the ambiguous standalone use of 'records'.</w:t>
      </w:r>
    </w:p>
  </w:comment>
  <w:comment w:id="152" w:author="Reviewer" w:date="2026-08-07T15:12:00Z" w:initials="R">
    <w:p w14:paraId="0F21D9DD" w14:textId="77777777" w:rsidR="00F20438" w:rsidRDefault="00F20438" w:rsidP="00F20438">
      <w:pPr>
        <w:pStyle w:val="CommentText"/>
        <w:jc w:val="left"/>
      </w:pPr>
      <w:r>
        <w:rPr>
          <w:rStyle w:val="CommentReference"/>
        </w:rPr>
        <w:annotationRef/>
      </w:r>
      <w:r>
        <w:rPr>
          <w:color w:val="000000"/>
        </w:rPr>
        <w:t>records</w:t>
      </w:r>
    </w:p>
    <w:p>
      <w:r>
        <w:rPr>
          <w:b/>
        </w:rPr>
        <w:t xml:space="preserve">AUTHORS' RESPONSE: </w:t>
      </w:r>
      <w:r>
        <w:t xml:space="preserve">As noted above (comment 151), we have replaced all standalone uses of 'records' with the full term 'occurrence records' throughout the manuscript for clarity.</w:t>
      </w:r>
    </w:p>
  </w:comment>
  <w:comment w:id="153" w:author="Reviewer" w:date="2026-08-07T15:12:00Z" w:initials="R">
    <w:p w14:paraId="1A103D09" w14:textId="77777777" w:rsidR="00F20438" w:rsidRDefault="00F20438" w:rsidP="00F20438">
      <w:pPr>
        <w:pStyle w:val="CommentText"/>
        <w:jc w:val="left"/>
      </w:pPr>
      <w:r>
        <w:rPr>
          <w:rStyle w:val="CommentReference"/>
        </w:rPr>
        <w:annotationRef/>
      </w:r>
      <w:r>
        <w:rPr>
          <w:color w:val="000000"/>
        </w:rPr>
        <w:t>Records ans so on</w:t>
      </w:r>
    </w:p>
    <w:p>
      <w:r>
        <w:rPr>
          <w:b/>
        </w:rPr>
        <w:t xml:space="preserve">AUTHORS' RESPONSE: </w:t>
      </w:r>
      <w:r>
        <w:t xml:space="preserve">We thank the reviewer. The term 'occurrence records' is now used consistently throughout the text. Earlier instances where only 'records' appeared have been updated to the full term to avoid ambiguity.</w:t>
      </w:r>
    </w:p>
  </w:comment>
  <w:comment w:id="161" w:author="Reviewer" w:date="2026-08-07T15:14:00Z" w:initials="R">
    <w:p w14:paraId="2F84CB3A" w14:textId="77777777" w:rsidR="00F20438" w:rsidRDefault="00F20438" w:rsidP="00F20438">
      <w:pPr>
        <w:pStyle w:val="CommentText"/>
        <w:jc w:val="left"/>
      </w:pPr>
      <w:r>
        <w:rPr>
          <w:rStyle w:val="CommentReference"/>
        </w:rPr>
        <w:annotationRef/>
      </w:r>
      <w:r>
        <w:rPr>
          <w:color w:val="000000"/>
        </w:rPr>
        <w:t>But before that you mentioned that they were the ones with the biggest shortfalls. Clarify</w:t>
      </w:r>
    </w:p>
    <w:p>
      <w:r>
        <w:rPr>
          <w:b/>
        </w:rPr>
        <w:t xml:space="preserve">AUTHORS' RESPONSE: </w:t>
      </w:r>
      <w:r>
        <w:t>Clarified. We have added a sentence to the paragraph explaining the apparent paradox: provinces such as Guatuso-Talamanca and Cauca show both the highest record counts and high proportions of poorly sampled cells because the Wallacean shortfall is evaluated relative to the estimated species pool. Species-rich provinces require proportionally more records to achieve comparable coverage, so absolute record counts do not translate directly into sampling adequacy.</w:t>
      </w:r>
    </w:p>
  </w:comment>
  <w:comment w:id="163" w:author="Reviewer" w:date="2026-08-07T15:14:00Z" w:initials="R">
    <w:p w14:paraId="436C0768" w14:textId="77777777" w:rsidR="00F20438" w:rsidRDefault="00F20438" w:rsidP="00F20438">
      <w:pPr>
        <w:pStyle w:val="CommentText"/>
        <w:jc w:val="left"/>
      </w:pPr>
      <w:r>
        <w:rPr>
          <w:rStyle w:val="CommentReference"/>
        </w:rPr>
        <w:annotationRef/>
      </w:r>
      <w:r>
        <w:rPr>
          <w:color w:val="000000"/>
        </w:rPr>
        <w:t>How do you test for significance? There's none of this in methods.</w:t>
      </w:r>
    </w:p>
    <w:p>
      <w:r>
        <w:rPr>
          <w:b/>
        </w:rPr>
        <w:t xml:space="preserve">AUTHORS' RESPONSE: </w:t>
      </w:r>
      <w:r>
        <w:t>Revised. 'Most significant gaps' has been changed to 'most severe sampling deficiencies' to avoid implying a formal statistical test. The comparison is based on the proportion of poorly sampled grid cells per province, not a significance test.</w:t>
      </w:r>
    </w:p>
  </w:comment>
  <w:comment w:id="165" w:author="Reviewer" w:date="2026-08-07T15:14:00Z" w:initials="R">
    <w:p w14:paraId="531311D5" w14:textId="77777777" w:rsidR="00F20438" w:rsidRDefault="00F20438" w:rsidP="00F20438">
      <w:pPr>
        <w:pStyle w:val="CommentText"/>
        <w:jc w:val="left"/>
      </w:pPr>
      <w:r>
        <w:rPr>
          <w:rStyle w:val="CommentReference"/>
        </w:rPr>
        <w:annotationRef/>
      </w:r>
      <w:r>
        <w:rPr>
          <w:color w:val="000000"/>
        </w:rPr>
        <w:t>But you're talking about the sites with the biggest taxonomic gaps, right? It is confuse</w:t>
      </w:r>
    </w:p>
    <w:p>
      <w:r>
        <w:rPr>
          <w:b/>
        </w:rPr>
        <w:t xml:space="preserve">AUTHORS' RESPONSE: </w:t>
      </w:r>
      <w:r>
        <w:t>Clarified. See response to comment [161]. The paragraph now explicitly notes that high species richness and high shortfall can co-occur in the same province, and explains why. The poorly sampled cells in high-richness provinces reflect insufficient records relative to the estimated species pool, not low absolute record counts.</w:t>
      </w:r>
    </w:p>
  </w:comment>
  <w:comment w:id="176" w:author="Reviewer" w:date="2026-08-07T15:15:00Z" w:initials="R">
    <w:p w14:paraId="4FED78F7" w14:textId="77777777" w:rsidR="00F20438" w:rsidRDefault="00F20438" w:rsidP="00F20438">
      <w:pPr>
        <w:pStyle w:val="CommentText"/>
        <w:jc w:val="left"/>
      </w:pPr>
      <w:r>
        <w:rPr>
          <w:rStyle w:val="CommentReference"/>
        </w:rPr>
        <w:annotationRef/>
      </w:r>
      <w:r>
        <w:rPr>
          <w:color w:val="000000"/>
        </w:rPr>
        <w:t>shortfall?</w:t>
      </w:r>
    </w:p>
    <w:p>
      <w:r>
        <w:rPr>
          <w:b/>
        </w:rPr>
        <w:t xml:space="preserve">AUTHORS' RESPONSE: </w:t>
      </w:r>
      <w:r>
        <w:t>Revised. Para [50] has been rewritten to use the direct framing suggested by the reviewer: 'The provinces with the greatest Wallacean shortfall under this proxy were...' This makes the shortfall interpretation explicit throughout the paragraph.</w:t>
      </w:r>
    </w:p>
  </w:comment>
  <w:comment w:id="177" w:author="Reviewer" w:date="2026-08-07T15:16:00Z" w:initials="R">
    <w:p w14:paraId="60556599" w14:textId="77777777" w:rsidR="00F20438" w:rsidRDefault="00F20438" w:rsidP="00F20438">
      <w:pPr>
        <w:pStyle w:val="CommentText"/>
        <w:jc w:val="left"/>
      </w:pPr>
      <w:r>
        <w:rPr>
          <w:rStyle w:val="CommentReference"/>
        </w:rPr>
        <w:annotationRef/>
      </w:r>
      <w:r>
        <w:rPr>
          <w:color w:val="000000"/>
        </w:rPr>
        <w:t>with respect to what?</w:t>
      </w:r>
    </w:p>
    <w:p>
      <w:r>
        <w:rPr>
          <w:b/>
        </w:rPr>
        <w:t xml:space="preserve">AUTHORS' RESPONSE: </w:t>
      </w:r>
      <w:r>
        <w:t>Revised. The reference point is now explicit: provinces with the lowest proportion of poorly sampled cells—i.e., those best covered by the completeness/R/S ratio proxy.</w:t>
      </w:r>
    </w:p>
  </w:comment>
  <w:comment w:id="178" w:author="Reviewer" w:date="2026-08-07T15:16:00Z" w:initials="R">
    <w:p w14:paraId="27F2A9ED" w14:textId="77777777" w:rsidR="00F20438" w:rsidRDefault="00F20438" w:rsidP="00F20438">
      <w:pPr>
        <w:pStyle w:val="CommentText"/>
        <w:jc w:val="left"/>
      </w:pPr>
      <w:r>
        <w:rPr>
          <w:rStyle w:val="CommentReference"/>
        </w:rPr>
        <w:annotationRef/>
      </w:r>
      <w:r>
        <w:rPr>
          <w:color w:val="000000"/>
        </w:rPr>
        <w:t>This is confusing, make it more direct.</w:t>
      </w:r>
    </w:p>
    <w:p>
      <w:r>
        <w:rPr>
          <w:b/>
        </w:rPr>
        <w:t xml:space="preserve">AUTHORS' RESPONSE: </w:t>
      </w:r>
      <w:r>
        <w:t>Revised. The paragraph has been substantially rewritten to present the results more directly, following the structure: overall shortfall extent → provinces with greatest shortfall → provinces with least shortfall → explanation of 0% poorly sampled cases.</w:t>
      </w:r>
    </w:p>
  </w:comment>
  <w:comment w:id="179" w:author="Reviewer" w:date="2026-08-07T15:16:00Z" w:initials="R">
    <w:p w14:paraId="5DF1A0E2" w14:textId="77777777" w:rsidR="00F20438" w:rsidRDefault="00F20438" w:rsidP="00F20438">
      <w:pPr>
        <w:pStyle w:val="CommentText"/>
        <w:jc w:val="left"/>
      </w:pPr>
      <w:r>
        <w:rPr>
          <w:rStyle w:val="CommentReference"/>
        </w:rPr>
        <w:annotationRef/>
      </w:r>
      <w:r>
        <w:rPr>
          <w:color w:val="000000"/>
        </w:rPr>
        <w:t>Better use: The provinces with the greatest geographic shortfall due to poor sampling were ...</w:t>
      </w:r>
    </w:p>
    <w:p>
      <w:r>
        <w:rPr>
          <w:b/>
        </w:rPr>
        <w:t xml:space="preserve">AUTHORS' RESPONSE: </w:t>
      </w:r>
      <w:r>
        <w:t>Revised. Adopted the suggested framing: 'The provinces with the greatest Wallacean shortfall—those with the highest proportion of poorly sampled cells—were...'</w:t>
      </w:r>
    </w:p>
  </w:comment>
  <w:comment w:id="182" w:author="Reviewer" w:date="2026-08-07T15:16:00Z" w:initials="R">
    <w:p w14:paraId="0674E331" w14:textId="77777777" w:rsidR="00F20438" w:rsidRDefault="00F20438" w:rsidP="00F20438">
      <w:pPr>
        <w:pStyle w:val="CommentText"/>
        <w:jc w:val="left"/>
      </w:pPr>
      <w:r>
        <w:rPr>
          <w:rStyle w:val="CommentReference"/>
        </w:rPr>
        <w:annotationRef/>
      </w:r>
      <w:r>
        <w:rPr>
          <w:color w:val="000000"/>
        </w:rPr>
        <w:t>again this is confuse</w:t>
      </w:r>
    </w:p>
    <w:p>
      <w:r>
        <w:rPr>
          <w:b/>
        </w:rPr>
        <w:t xml:space="preserve">AUTHORS' RESPONSE: </w:t>
      </w:r>
      <w:r>
        <w:t>Revised. The closing sentence about provinces with 0% poorly sampled cells has been rewritten with an explicit explanation: sparse sampling appears adequate in these provinces because the estimated species pool is small, not because they are truly well-inventoried.</w:t>
      </w:r>
    </w:p>
  </w:comment>
  <w:comment w:id="189" w:author="Reviewer" w:date="2026-08-07T15:17:00Z" w:initials="R">
    <w:p w14:paraId="74666D0D" w14:textId="77777777" w:rsidR="00F20438" w:rsidRDefault="00F20438" w:rsidP="00F20438">
      <w:pPr>
        <w:pStyle w:val="CommentText"/>
        <w:jc w:val="left"/>
      </w:pPr>
      <w:r>
        <w:rPr>
          <w:rStyle w:val="CommentReference"/>
        </w:rPr>
        <w:annotationRef/>
      </w:r>
      <w:r>
        <w:rPr>
          <w:color w:val="000000"/>
        </w:rPr>
        <w:t>this is also confuse.</w:t>
      </w:r>
    </w:p>
    <w:p>
      <w:r>
        <w:rPr>
          <w:b/>
        </w:rPr>
        <w:t xml:space="preserve">AUTHORS' RESPONSE: </w:t>
      </w:r>
      <w:r>
        <w:t>Revised. Para [52] has been rewritten to separate the presentation of sampling completeness results from the species richness context, which was the source of confusion. The revised text presents family-level completeness proportions first, then provides the species richness context for Orchidaceae.</w:t>
      </w:r>
    </w:p>
  </w:comment>
  <w:comment w:id="193" w:author="Reviewer" w:date="2026-08-07T15:18:00Z" w:initials="R">
    <w:p w14:paraId="6EB5A571" w14:textId="77777777" w:rsidR="00F20438" w:rsidRDefault="00F20438" w:rsidP="00F20438">
      <w:pPr>
        <w:pStyle w:val="CommentText"/>
        <w:jc w:val="left"/>
      </w:pPr>
      <w:r>
        <w:rPr>
          <w:rStyle w:val="CommentReference"/>
        </w:rPr>
        <w:annotationRef/>
      </w:r>
      <w:r>
        <w:rPr>
          <w:color w:val="000000"/>
        </w:rPr>
        <w:t>this is confuse. How can you know that?</w:t>
      </w:r>
    </w:p>
    <w:p>
      <w:r>
        <w:rPr>
          <w:b/>
        </w:rPr>
        <w:t xml:space="preserve">AUTHORS' RESPONSE: </w:t>
      </w:r>
      <w:r>
        <w:t>Revised. The phrase that was unclear has been replaced with a direct statement: Orchidaceae's high proportion of well-sampled cells is 'consistent with its status as the most species-rich VE family (~140 species per grid cell on average).' This removes any ambiguity about how species richness relates to sampling completeness.</w:t>
      </w:r>
    </w:p>
  </w:comment>
  <w:comment w:id="196" w:author="Reviewer" w:date="2026-08-07T15:19:00Z" w:initials="R">
    <w:p w14:paraId="5DDD26B9" w14:textId="77777777" w:rsidR="00F20438" w:rsidRDefault="00F20438" w:rsidP="00F20438">
      <w:pPr>
        <w:pStyle w:val="CommentText"/>
        <w:jc w:val="left"/>
      </w:pPr>
      <w:r>
        <w:rPr>
          <w:rStyle w:val="CommentReference"/>
        </w:rPr>
        <w:annotationRef/>
      </w:r>
      <w:r>
        <w:rPr>
          <w:color w:val="000000"/>
          <w:lang w:val="en-US"/>
        </w:rPr>
        <w:t>All this paragraph  should be rewriten. It is confuse.</w:t>
      </w:r>
    </w:p>
    <w:p>
      <w:r>
        <w:rPr>
          <w:b/>
        </w:rPr>
        <w:t xml:space="preserve">AUTHORS' RESPONSE: </w:t>
      </w:r>
      <w:r>
        <w:t>Revised. Para [53] has been substantially rewritten. The revised paragraph presents the family-level results under the completeness/R/S proxy, explicitly explains that the proportions differ from the slope-based results (and why), clarifies that the three categories are mutually exclusive, and resolves the apparent contradiction between Araceae's 2.4% poorly sampled and &lt;0.15% well-sampled proportions.</w:t>
      </w:r>
    </w:p>
  </w:comment>
  <w:comment w:id="199" w:author="Reviewer" w:date="2026-08-07T15:19:00Z" w:initials="R">
    <w:p w14:paraId="6E29498B" w14:textId="3530CA59" w:rsidR="00F20438" w:rsidRDefault="00F20438" w:rsidP="00F20438">
      <w:pPr>
        <w:pStyle w:val="CommentText"/>
        <w:jc w:val="left"/>
      </w:pPr>
      <w:r>
        <w:rPr>
          <w:rStyle w:val="CommentReference"/>
        </w:rPr>
        <w:annotationRef/>
      </w:r>
      <w:r>
        <w:rPr>
          <w:color w:val="000000"/>
        </w:rPr>
        <w:t>This sentence is confusing and incomplete.</w:t>
      </w:r>
    </w:p>
    <w:p>
      <w:r>
        <w:rPr>
          <w:b/>
        </w:rPr>
        <w:t xml:space="preserve">AUTHORS' RESPONSE: </w:t>
      </w:r>
      <w:r>
        <w:t>Revised. The incomplete sentence has been replaced with a complete explanation in the rewritten paragraph. See response to comment [196].</w:t>
      </w:r>
    </w:p>
  </w:comment>
  <w:comment w:id="201" w:author="Reviewer" w:date="2026-08-07T15:20:00Z" w:initials="R">
    <w:p w14:paraId="6B35363F" w14:textId="77777777" w:rsidR="00F20438" w:rsidRDefault="00F20438" w:rsidP="00F20438">
      <w:pPr>
        <w:pStyle w:val="CommentText"/>
        <w:jc w:val="left"/>
      </w:pPr>
      <w:r>
        <w:rPr>
          <w:rStyle w:val="CommentReference"/>
        </w:rPr>
        <w:annotationRef/>
      </w:r>
      <w:r>
        <w:rPr>
          <w:color w:val="000000"/>
        </w:rPr>
        <w:t>Again this is confuse. How can Araceae had 2.4 % poorly sampled grid cells and then 0.13 % of well-sampled grid cells?</w:t>
      </w:r>
    </w:p>
    <w:p>
      <w:r>
        <w:rPr>
          <w:b/>
        </w:rPr>
        <w:t xml:space="preserve">AUTHORS' RESPONSE: </w:t>
      </w:r>
      <w:r>
        <w:t>Clarified. Araceae showing 2.4% poorly sampled cells and &lt;0.15% well-sampled cells is not contradictory: the three categories (poorly, fairly, well-sampled) are mutually exclusive and exhaustive. If 2.4% are poorly sampled and ~0.1% are well-sampled, the remaining ~97.5% are fairly sampled. The revised paragraph makes this explicit.</w:t>
      </w:r>
    </w:p>
  </w:comment>
  <w:comment w:id="203" w:author="Reviewer" w:date="2026-08-07T15:20:00Z" w:initials="R">
    <w:p w14:paraId="7A5A23F7" w14:textId="77777777" w:rsidR="00F20438" w:rsidRDefault="00F20438" w:rsidP="00F20438">
      <w:pPr>
        <w:pStyle w:val="CommentText"/>
        <w:jc w:val="left"/>
      </w:pPr>
      <w:r>
        <w:rPr>
          <w:rStyle w:val="CommentReference"/>
        </w:rPr>
        <w:annotationRef/>
      </w:r>
      <w:r>
        <w:rPr>
          <w:color w:val="000000"/>
        </w:rPr>
        <w:t>This is confuse</w:t>
      </w:r>
    </w:p>
    <w:p>
      <w:r>
        <w:rPr>
          <w:b/>
        </w:rPr>
        <w:t xml:space="preserve">AUTHORS' RESPONSE: </w:t>
      </w:r>
      <w:r>
        <w:t>Revised. The paragraph has been rewritten for clarity. See response to comment [196].</w:t>
      </w:r>
    </w:p>
  </w:comment>
  <w:comment w:id="205" w:author="Reviewer" w:date="2026-08-07T15:20:00Z" w:initials="R">
    <w:p w14:paraId="39B8DA82" w14:textId="77777777" w:rsidR="00F20438" w:rsidRDefault="00F20438" w:rsidP="00F20438">
      <w:pPr>
        <w:pStyle w:val="CommentText"/>
        <w:jc w:val="left"/>
      </w:pPr>
      <w:r>
        <w:rPr>
          <w:rStyle w:val="CommentReference"/>
        </w:rPr>
        <w:annotationRef/>
      </w:r>
      <w:r>
        <w:rPr>
          <w:color w:val="000000"/>
        </w:rPr>
        <w:t>but before you gave different numbers.</w:t>
      </w:r>
    </w:p>
    <w:p>
      <w:r>
        <w:rPr>
          <w:b/>
        </w:rPr>
        <w:t xml:space="preserve">AUTHORS' RESPONSE: </w:t>
      </w:r>
      <w:r>
        <w:t>Clarified. The different numbers between para [52] (slope-based proxy) and para [53] (completeness/R/S proxy) reflect the two different analytical approaches, not an inconsistency. The revised text now explicitly states that 'these values differ from the slope-based results because the two proxies capture different dimensions of sampling sufficiency' and explains the distinction.</w:t>
      </w:r>
    </w:p>
  </w:comment>
  <w:comment w:id="211" w:author="Reviewer" w:date="2026-08-07T15:21:00Z" w:initials="R">
    <w:p w14:paraId="201DDA3C" w14:textId="77777777" w:rsidR="003E253D" w:rsidRDefault="003E253D" w:rsidP="003E253D">
      <w:pPr>
        <w:pStyle w:val="CommentText"/>
        <w:jc w:val="left"/>
      </w:pPr>
      <w:r>
        <w:rPr>
          <w:rStyle w:val="CommentReference"/>
        </w:rPr>
        <w:annotationRef/>
      </w:r>
      <w:r>
        <w:rPr>
          <w:color w:val="000000"/>
        </w:rPr>
        <w:t>how did you measure that? There is no information in methods</w:t>
      </w:r>
    </w:p>
    <w:p>
      <w:r>
        <w:rPr>
          <w:b/>
        </w:rPr>
        <w:t xml:space="preserve">AUTHORS' RESPONSE: </w:t>
      </w:r>
      <w:r>
        <w:t>Addressed. The Getis-Ord Gi* methodology is described in Methods section 3 (Spatial and family patterns of biodiversity shortfalls): we applied the Gi* statistic to the three KnowBR metrics to identify spatial clusters of under-sampled cells across the Neotropics. The specific variables used (slope, completeness, R/S ratio, transformed to incompleteness metrics) are detailed in that section. Full results with maps are in Appendix S5.</w:t>
      </w:r>
    </w:p>
  </w:comment>
  <w:comment w:id="213" w:author="Reviewer" w:date="2026-08-07T15:22:00Z" w:initials="R">
    <w:p w14:paraId="49EA0910" w14:textId="77777777" w:rsidR="003E253D" w:rsidRDefault="003E253D" w:rsidP="003E253D">
      <w:pPr>
        <w:pStyle w:val="CommentText"/>
        <w:jc w:val="left"/>
      </w:pPr>
      <w:r>
        <w:rPr>
          <w:rStyle w:val="CommentReference"/>
        </w:rPr>
        <w:annotationRef/>
      </w:r>
      <w:r>
        <w:rPr>
          <w:color w:val="000000"/>
        </w:rPr>
        <w:t>Weren't you talking about biodiversity shortfall hotspots?</w:t>
      </w:r>
    </w:p>
    <w:p>
      <w:r>
        <w:rPr>
          <w:b/>
        </w:rPr>
        <w:t xml:space="preserve">AUTHORS' RESPONSE: </w:t>
      </w:r>
      <w:r>
        <w:t>Clarified. The Gi* analysis identifies spatial clusters of poorly sampled cells—areas where under-sampled cells are geographically concentrated, i.e., 'biodiversity shortfall hotspots' in the spatial sense. The terminology 'spatial clustering of sampling effort' in the heading refers to the method used; the biological interpretation is indeed the identification of geographic shortfall concentrations.</w:t>
      </w:r>
    </w:p>
  </w:comment>
  <w:comment w:id="215" w:author="Reviewer" w:date="2025-06-01T00:00:00Z" w:initials="R">
    <w:p w14:paraId="72649D9D" w14:textId="77777777" w:rsidR="00283E32" w:rsidRDefault="00585B24">
      <w:r>
        <w:rPr>
          <w:rStyle w:val="CommentReference"/>
        </w:rPr>
        <w:annotationRef/>
      </w:r>
      <w:r w:rsidR="00000000">
        <w:t>[p.14] "Pe volcanic zones, semi-arid areas, and mountain ranges" -- how did you measure that? There is no information in methods</w:t>
      </w:r>
    </w:p>
    <w:p>
      <w:r>
        <w:rPr>
          <w:b/>
        </w:rPr>
        <w:t xml:space="preserve">AUTHORS' RESPONSE: </w:t>
      </w:r>
      <w:r>
        <w:t>See response to comment [211]. The Gi* methodology is described in Methods section 3.</w:t>
      </w:r>
    </w:p>
  </w:comment>
  <w:comment w:id="219" w:author="Reviewer" w:date="2025-06-01T00:00:00Z" w:initials="R">
    <w:p w14:paraId="4FD08CB4" w14:textId="77777777" w:rsidR="00283E32" w:rsidRDefault="00585B24">
      <w:r>
        <w:rPr>
          <w:rStyle w:val="CommentReference"/>
        </w:rPr>
        <w:annotationRef/>
      </w:r>
      <w:r w:rsidR="00000000">
        <w:t>[p.18] -- What is this? I don't know what they're referring to. This whole paragraph is very confusing and speculative.</w:t>
      </w:r>
    </w:p>
    <w:p>
      <w:r>
        <w:rPr>
          <w:b/>
        </w:rPr>
        <w:t xml:space="preserve">AUTHORS' RESPONSE: </w:t>
      </w:r>
      <w:r>
        <w:t>Revised. Para [63] has been substantially restructured to eliminate speculative statements and improve logical flow. The revised paragraph: (1) states the family-level patterns clearly, (2) explains the Orchidaceae paradox mechanistically, (3) defines the specific nomenclatural challenge (not 'complex taxonomy' generally), and (4) makes an epiphyte-specific argument about systematic under-collection. Tangential sections on time lags and tree comparisons have been removed.</w:t>
      </w:r>
    </w:p>
  </w:comment>
  <w:comment w:id="218" w:author="Reviewer" w:date="2025-06-01T00:00:00Z" w:initials="R">
    <w:p w14:paraId="5B32FEA5" w14:textId="77777777" w:rsidR="00283E32" w:rsidRDefault="00585B24">
      <w:r>
        <w:rPr>
          <w:rStyle w:val="CommentReference"/>
        </w:rPr>
        <w:annotationRef/>
      </w:r>
      <w:r w:rsidR="00000000">
        <w:t>[p.18] -- avoid subjective terms</w:t>
      </w:r>
    </w:p>
    <w:p>
      <w:r>
        <w:rPr>
          <w:b/>
        </w:rPr>
        <w:t xml:space="preserve">AUTHORS' RESPONSE: </w:t>
      </w:r>
      <w:r>
        <w:t>Revised. Subjective and vague language throughout para [63] has been replaced with specific, referenced claims. The term 'complex taxonomy' has been replaced with a description of the specific taxonomic challenges (see comment [217]). Unsubstantiated characterizations have been removed or supported with citations.</w:t>
      </w:r>
    </w:p>
  </w:comment>
  <w:comment w:id="217" w:author="Reviewer" w:date="2025-06-01T00:00:00Z" w:initials="R">
    <w:p w14:paraId="6F744975" w14:textId="77777777" w:rsidR="00283E32" w:rsidRDefault="00585B24">
      <w:r>
        <w:rPr>
          <w:rStyle w:val="CommentReference"/>
        </w:rPr>
        <w:annotationRef/>
      </w:r>
      <w:r w:rsidR="00000000">
        <w:t>[p.18] -- What is complex taxonomy?</w:t>
      </w:r>
    </w:p>
    <w:p>
      <w:r>
        <w:rPr>
          <w:b/>
        </w:rPr>
        <w:t xml:space="preserve">AUTHORS' RESPONSE: </w:t>
      </w:r>
      <w:r>
        <w:t>Revised. 'Complex taxonomy' was vague; the revised text specifies 'nomenclatural instability due to frequent synonymizations, new species descriptions, and reinterpretations of floral morphology' (Cheek et al., 2020; Freudenstein &amp; Chase, 2015)—the precise mechanisms that make Orchidaceae occurrence records less reliable.</w:t>
      </w:r>
    </w:p>
  </w:comment>
  <w:comment w:id="220" w:author="Reviewer" w:date="2026-08-07T15:22:00Z" w:initials="R">
    <w:p w14:paraId="42A5D2EC" w14:textId="77777777" w:rsidR="003E253D" w:rsidRDefault="003E253D" w:rsidP="003E253D">
      <w:pPr>
        <w:pStyle w:val="CommentText"/>
        <w:jc w:val="left"/>
      </w:pPr>
      <w:r>
        <w:rPr>
          <w:rStyle w:val="CommentReference"/>
        </w:rPr>
        <w:annotationRef/>
      </w:r>
      <w:r>
        <w:rPr>
          <w:color w:val="000000"/>
        </w:rPr>
        <w:t>This paragraph is very long; it's merely a summary of the results and contains no discussion. I suggest deleting it.</w:t>
      </w:r>
    </w:p>
    <w:p>
      <w:r>
        <w:rPr>
          <w:b/>
        </w:rPr>
        <w:t xml:space="preserve">AUTHORS' RESPONSE: </w:t>
      </w:r>
      <w:r>
        <w:t>Revised. The opening paragraph has been rewritten as a proper Discussion opener: it identifies the key overall finding (extensive, geographically structured Wallacean shortfall), characterizes the spatial pattern without repeating individual numbers, and articulates the broader implications for biodiversity modelling and conservation. The specific results (percentages, province lists) remain in the Results section where they belong.</w:t>
      </w:r>
    </w:p>
  </w:comment>
  <w:comment w:id="232" w:author="Reviewer" w:date="2026-08-07T15:23:00Z" w:initials="R">
    <w:p w14:paraId="362BE764" w14:textId="77777777" w:rsidR="003E253D" w:rsidRDefault="003E253D" w:rsidP="003E253D">
      <w:pPr>
        <w:pStyle w:val="CommentText"/>
        <w:jc w:val="left"/>
      </w:pPr>
      <w:r>
        <w:rPr>
          <w:rStyle w:val="CommentReference"/>
        </w:rPr>
        <w:annotationRef/>
      </w:r>
      <w:r>
        <w:rPr>
          <w:color w:val="000000"/>
        </w:rPr>
        <w:t>your data?</w:t>
      </w:r>
    </w:p>
    <w:p>
      <w:r>
        <w:rPr>
          <w:b/>
        </w:rPr>
        <w:t xml:space="preserve">AUTHORS' RESPONSE: </w:t>
      </w:r>
      <w:r>
        <w:t>Clarified. 'Your data' refers to the curated database of Carmona-Higuita et al. (2023), described in full in Methods section 1. The database integrates &gt;20 independent sources with systematic quality control; the limitations described in this section (incomplete coordinates, GBIF inaccuracies) are standard caveats for any large-scale occurrence dataset.</w:t>
      </w:r>
    </w:p>
  </w:comment>
  <w:comment w:id="234" w:author="Reviewer" w:date="2026-08-07T15:23:00Z" w:initials="R">
    <w:p w14:paraId="45C042CD" w14:textId="77777777" w:rsidR="003E253D" w:rsidRDefault="003E253D" w:rsidP="003E253D">
      <w:pPr>
        <w:pStyle w:val="CommentText"/>
        <w:jc w:val="left"/>
      </w:pPr>
      <w:r>
        <w:rPr>
          <w:rStyle w:val="CommentReference"/>
        </w:rPr>
        <w:annotationRef/>
      </w:r>
      <w:r>
        <w:rPr>
          <w:color w:val="000000"/>
        </w:rPr>
        <w:t>So if it's so bad, why did you use it? Not everything about that database is negative, and it can't be black and white. Please discuss this further.</w:t>
      </w:r>
    </w:p>
    <w:p>
      <w:r>
        <w:rPr>
          <w:b/>
        </w:rPr>
        <w:t xml:space="preserve">AUTHORS' RESPONSE: </w:t>
      </w:r>
      <w:r>
        <w:t>Addressed. We used this database because it is the most comprehensive VE occurrence dataset available for the Neotropics and because we applied rigorous quality-control steps (coordinate validation, taxonomic backbone resolution, duplicate removal). The Limitations section explicitly acknowledges residual error. The database is not presented as perfect, but as the best available foundation for a Neotropics-wide analysis—the alternative (not using it) would preclude any large-scale assessment. Para [68] now discusses both its limitations and its strengths, including the digitization and regional-herbarium data that make it uniquely comprehensive.</w:t>
      </w:r>
    </w:p>
  </w:comment>
  <w:comment w:id="236" w:author="Reviewer" w:date="2026-08-07T15:23:00Z" w:initials="R">
    <w:p w14:paraId="0A51CECB" w14:textId="77777777" w:rsidR="003E253D" w:rsidRDefault="003E253D" w:rsidP="003E253D">
      <w:pPr>
        <w:pStyle w:val="CommentText"/>
        <w:jc w:val="left"/>
      </w:pPr>
      <w:r>
        <w:rPr>
          <w:rStyle w:val="CommentReference"/>
        </w:rPr>
        <w:annotationRef/>
      </w:r>
      <w:r>
        <w:rPr>
          <w:color w:val="000000"/>
        </w:rPr>
        <w:t>So not everything is bad with that database.</w:t>
      </w:r>
    </w:p>
    <w:p>
      <w:r>
        <w:rPr>
          <w:b/>
        </w:rPr>
        <w:t xml:space="preserve">AUTHORS' RESPONSE: </w:t>
      </w:r>
      <w:r>
        <w:t>Acknowledged. The database simultaneously has limitations (some records lack coordinates, GBIF data contain inaccuracies) and strengths (&gt;20 sources, systematic quality control, unpublished and grey-literature data). Both aspects are now explicitly acknowledged in the Limitations section, following the reviewer's suggestion for a more balanced treatment.</w:t>
      </w:r>
    </w:p>
  </w:comment>
  <w:comment w:id="240" w:author="Reviewer" w:date="2025-06-01T00:00:00Z" w:initials="R">
    <w:p w14:paraId="32AD486C" w14:textId="77777777" w:rsidR="00283E32" w:rsidRDefault="00585B24">
      <w:r>
        <w:rPr>
          <w:rStyle w:val="CommentReference"/>
        </w:rPr>
        <w:annotationRef/>
      </w:r>
      <w:r w:rsidR="00000000">
        <w:t>[p.16] "O historically prioritized for botanical surveys" -- why?</w:t>
      </w:r>
    </w:p>
    <w:p>
      <w:r>
        <w:rPr>
          <w:b/>
        </w:rPr>
        <w:t xml:space="preserve">AUTHORS' RESPONSE: </w:t>
      </w:r>
      <w:r>
        <w:t>Revised. We have added an explicit explanation of WHY specific provinces were historically prioritized: the Mexican Transition Zone and Mesoamerica were intensively surveyed during 19th- and 20th-century botanical expeditions linked to major northern hemisphere herbaria (Kew, Smithsonian, Missouri Botanical Garden), while the Atlantic Forest and Paramo benefited from longstanding research networks and hotspot designation (Myers et al., 2000). Accessibility via road infrastructure and proximity to universities and biological stations further structured data accumulation.</w:t>
      </w:r>
    </w:p>
  </w:comment>
  <w:comment w:id="242" w:author="Reviewer" w:date="2026-08-07T15:24:00Z" w:initials="R">
    <w:p w14:paraId="039A67F9" w14:textId="77777777" w:rsidR="003E253D" w:rsidRDefault="003E253D" w:rsidP="003E253D">
      <w:pPr>
        <w:pStyle w:val="CommentText"/>
        <w:jc w:val="left"/>
      </w:pPr>
      <w:r>
        <w:rPr>
          <w:rStyle w:val="CommentReference"/>
        </w:rPr>
        <w:annotationRef/>
      </w:r>
      <w:r>
        <w:rPr>
          <w:color w:val="000000"/>
        </w:rPr>
        <w:t>why?</w:t>
      </w:r>
    </w:p>
    <w:p>
      <w:r>
        <w:rPr>
          <w:b/>
        </w:rPr>
        <w:t xml:space="preserve">AUTHORS' RESPONSE: </w:t>
      </w:r>
      <w:r>
        <w:t>Revised. The mechanism behind the correlation between historical survey intensity and current data density is now explicitly stated: road access, institutional presence, and biodiversity-hotspot designation drove survey priority, while remote, politically restricted, or logistically difficult provinces were systematically undersampled. See the expanded text and citations (Gentry &amp; Dodson, 1987; Meyer et al., 2016; Zizka et al., 2021).</w:t>
      </w:r>
    </w:p>
  </w:comment>
  <w:comment w:id="246" w:author="Reviewer" w:date="2026-08-07T15:24:00Z" w:initials="R">
    <w:p w14:paraId="21D6D35C" w14:textId="77777777" w:rsidR="003E253D" w:rsidRDefault="003E253D" w:rsidP="003E253D">
      <w:pPr>
        <w:pStyle w:val="CommentText"/>
        <w:jc w:val="left"/>
      </w:pPr>
      <w:r>
        <w:rPr>
          <w:rStyle w:val="CommentReference"/>
        </w:rPr>
        <w:annotationRef/>
      </w:r>
      <w:r>
        <w:rPr>
          <w:color w:val="000000"/>
        </w:rPr>
        <w:t>How can this be possible? This is confusing.</w:t>
      </w:r>
    </w:p>
    <w:p>
      <w:r>
        <w:rPr>
          <w:b/>
        </w:rPr>
        <w:t xml:space="preserve">AUTHORS' RESPONSE: </w:t>
      </w:r>
      <w:r>
        <w:t>Clarified. The apparent paradox is now explained: KnowBR estimates completeness relative to the cell-specific estimated species pool, not in absolute terms. Cells in low-diversity arid or montane regions can show high completeness with few records if their estimated species pool is correspondingly small. This does not imply those areas are truly well-inventoried in a biologically meaningful sense.</w:t>
      </w:r>
    </w:p>
  </w:comment>
  <w:comment w:id="249" w:author="Reviewer" w:date="2026-08-07T15:24:00Z" w:initials="R">
    <w:p w14:paraId="67318F57" w14:textId="77777777" w:rsidR="003E253D" w:rsidRDefault="003E253D" w:rsidP="003E253D">
      <w:pPr>
        <w:pStyle w:val="CommentText"/>
        <w:jc w:val="left"/>
      </w:pPr>
      <w:r>
        <w:rPr>
          <w:rStyle w:val="CommentReference"/>
        </w:rPr>
        <w:annotationRef/>
      </w:r>
      <w:r>
        <w:rPr>
          <w:color w:val="000000"/>
        </w:rPr>
        <w:t>Again, are these two factors the only factors limiting data collection? They should delve deeper into this topic and not make it so simplistic.</w:t>
      </w:r>
    </w:p>
    <w:p>
      <w:r>
        <w:rPr>
          <w:b/>
        </w:rPr>
        <w:t xml:space="preserve">AUTHORS' RESPONSE: </w:t>
      </w:r>
      <w:r>
        <w:t>Revised. The factors limiting data collection have been expanded from two to four distinct categories: (i) habitat fragmentation and deforestation rendering prior records obsolete; (ii) limited transport infrastructure; (iii) shortage of trained local specialists; and (iv) funding asymmetries concentrating research near wealthier institutions. Each is supported by references.</w:t>
      </w:r>
    </w:p>
  </w:comment>
  <w:comment w:id="254" w:author="Reviewer" w:date="2026-08-07T15:25:00Z" w:initials="R">
    <w:p w14:paraId="74C6CA9C" w14:textId="77777777" w:rsidR="003E253D" w:rsidRDefault="003E253D" w:rsidP="003E253D">
      <w:pPr>
        <w:pStyle w:val="CommentText"/>
        <w:jc w:val="left"/>
      </w:pPr>
      <w:r>
        <w:rPr>
          <w:rStyle w:val="CommentReference"/>
        </w:rPr>
        <w:annotationRef/>
      </w:r>
      <w:r>
        <w:rPr>
          <w:color w:val="000000"/>
        </w:rPr>
        <w:t>This paragraph is central to the discussion of the article, but it fails to present the patterns, causes, and explanations of this phenomenon.</w:t>
      </w:r>
    </w:p>
    <w:p>
      <w:r>
        <w:rPr>
          <w:b/>
        </w:rPr>
        <w:t xml:space="preserve">AUTHORS' RESPONSE: </w:t>
      </w:r>
      <w:r>
        <w:t>Revised. Para [62] has been substantially expanded to: (1) resolve the apparent paradox between completeness values and record counts, (2) list multiple causal factors behind data gaps rather than just accessibility and habitat fragmentation, and (3) ground each claim with references. The paragraph now presents pattern, mechanism, and implication in sequence.</w:t>
      </w:r>
    </w:p>
  </w:comment>
  <w:comment w:id="255" w:author="Reviewer" w:date="2026-08-07T15:25:00Z" w:initials="R">
    <w:p w14:paraId="01C2C246" w14:textId="77777777" w:rsidR="003E253D" w:rsidRDefault="003E253D" w:rsidP="003E253D">
      <w:pPr>
        <w:pStyle w:val="CommentText"/>
        <w:jc w:val="left"/>
      </w:pPr>
      <w:r>
        <w:rPr>
          <w:rStyle w:val="CommentReference"/>
        </w:rPr>
        <w:annotationRef/>
      </w:r>
      <w:r>
        <w:rPr>
          <w:color w:val="000000"/>
        </w:rPr>
        <w:t>So far I understand the pattern. The way they presented the results is very confusing.</w:t>
      </w:r>
    </w:p>
    <w:p>
      <w:r>
        <w:rPr>
          <w:b/>
        </w:rPr>
        <w:t xml:space="preserve">AUTHORS' RESPONSE: </w:t>
      </w:r>
      <w:r>
        <w:t>Revised. Para [63] has been restructured to present results before explanation: it first states which families show the greatest deficiency under each proxy, then explains the mechanisms driving each pattern. The Orchidaceae paradox is explained before any discussion of rarity or taxonomy.</w:t>
      </w:r>
    </w:p>
  </w:comment>
  <w:comment w:id="258" w:author="Reviewer" w:date="2026-08-07T15:25:00Z" w:initials="R">
    <w:p w14:paraId="6A73E435" w14:textId="77777777" w:rsidR="003E253D" w:rsidRDefault="003E253D" w:rsidP="003E253D">
      <w:pPr>
        <w:pStyle w:val="CommentText"/>
        <w:jc w:val="left"/>
      </w:pPr>
      <w:r>
        <w:rPr>
          <w:rStyle w:val="CommentReference"/>
        </w:rPr>
        <w:annotationRef/>
      </w:r>
      <w:r>
        <w:rPr>
          <w:color w:val="000000"/>
        </w:rPr>
        <w:t>this term is very cofunsing. Please, use more simple and direct terms.</w:t>
      </w:r>
    </w:p>
    <w:p>
      <w:r>
        <w:rPr>
          <w:b/>
        </w:rPr>
        <w:t xml:space="preserve">AUTHORS' RESPONSE: </w:t>
      </w:r>
      <w:r>
        <w:t>Revised. 'Complex taxonomy' has been replaced with 'nomenclatural instability due to frequent synonymizations, new species descriptions, and reinterpretations of floral morphology'—which precisely characterizes the problem rather than using a vague label.</w:t>
      </w:r>
    </w:p>
  </w:comment>
  <w:comment w:id="262" w:author="Reviewer" w:date="2026-08-07T15:26:00Z" w:initials="R">
    <w:p w14:paraId="700D7861" w14:textId="77777777" w:rsidR="003E253D" w:rsidRDefault="003E253D" w:rsidP="003E253D">
      <w:pPr>
        <w:pStyle w:val="CommentText"/>
        <w:jc w:val="left"/>
      </w:pPr>
      <w:r>
        <w:rPr>
          <w:rStyle w:val="CommentReference"/>
        </w:rPr>
        <w:annotationRef/>
      </w:r>
      <w:r>
        <w:rPr>
          <w:color w:val="000000"/>
        </w:rPr>
        <w:t>?</w:t>
      </w:r>
    </w:p>
    <w:p>
      <w:r>
        <w:rPr>
          <w:b/>
        </w:rPr>
        <w:t xml:space="preserve">AUTHORS' RESPONSE: </w:t>
      </w:r>
      <w:r>
        <w:t>Revised. The section that prompted this comment has been removed; the restructured paragraph no longer contains the ambiguous passage. See the revised text in para [63].</w:t>
      </w:r>
    </w:p>
  </w:comment>
  <w:comment w:id="265" w:author="Reviewer" w:date="2026-08-07T15:26:00Z" w:initials="R">
    <w:p w14:paraId="77CDB34D" w14:textId="77777777" w:rsidR="003E253D" w:rsidRDefault="003E253D" w:rsidP="003E253D">
      <w:pPr>
        <w:pStyle w:val="CommentText"/>
        <w:jc w:val="left"/>
      </w:pPr>
      <w:r>
        <w:rPr>
          <w:rStyle w:val="CommentReference"/>
        </w:rPr>
        <w:annotationRef/>
      </w:r>
      <w:r>
        <w:rPr>
          <w:color w:val="000000"/>
        </w:rPr>
        <w:t>references</w:t>
      </w:r>
    </w:p>
    <w:p>
      <w:r>
        <w:rPr>
          <w:b/>
        </w:rPr>
        <w:t xml:space="preserve">AUTHORS' RESPONSE: </w:t>
      </w:r>
      <w:r>
        <w:t>Revised. References have been added for each specific claim in para [63]: Benzing (2000) and Zotz (2016) for Araceae/Bromeliaceae habitat specialization; Chase et al. (2015) for Orchidaceae species richness; Cheek et al. (2020) and Freudenstein &amp; Chase (2015) for nomenclatural instability; Gentry &amp; Dodson (1987) and Mendieta-Leiva &amp; Zotz (2015) for systematic under-collection.</w:t>
      </w:r>
    </w:p>
  </w:comment>
  <w:comment w:id="268" w:author="Reviewer" w:date="2026-08-07T15:27:00Z" w:initials="R">
    <w:p w14:paraId="691EDC43" w14:textId="77777777" w:rsidR="003E253D" w:rsidRDefault="003E253D" w:rsidP="003E253D">
      <w:pPr>
        <w:pStyle w:val="CommentText"/>
        <w:jc w:val="left"/>
      </w:pPr>
      <w:r>
        <w:rPr>
          <w:rStyle w:val="CommentReference"/>
        </w:rPr>
        <w:annotationRef/>
      </w:r>
      <w:r>
        <w:rPr>
          <w:color w:val="000000"/>
        </w:rPr>
        <w:t>This is subjective. This can be said of many groups.</w:t>
      </w:r>
    </w:p>
    <w:p>
      <w:r>
        <w:rPr>
          <w:b/>
        </w:rPr>
        <w:t xml:space="preserve">AUTHORS' RESPONSE: </w:t>
      </w:r>
      <w:r>
        <w:t>Revised. The subjective statement about charismatic families has been replaced with a specific, referenced argument: Orchidaceae's high proportion of poorly sampled cells is explained by its extraordinary species richness (Chase et al., 2015) and the prevalence of rare, narrow-ranged species (Svahnström et al., 2025). The argument is now specific to epiphytes, not generalizable to 'many groups.'</w:t>
      </w:r>
    </w:p>
  </w:comment>
  <w:comment w:id="269" w:author="Reviewer" w:date="2026-08-07T15:27:00Z" w:initials="R">
    <w:p w14:paraId="71C612E7" w14:textId="77777777" w:rsidR="003E253D" w:rsidRDefault="003E253D" w:rsidP="003E253D">
      <w:pPr>
        <w:pStyle w:val="CommentText"/>
        <w:jc w:val="left"/>
      </w:pPr>
      <w:r>
        <w:rPr>
          <w:rStyle w:val="CommentReference"/>
        </w:rPr>
        <w:annotationRef/>
      </w:r>
      <w:r>
        <w:rPr>
          <w:color w:val="000000"/>
        </w:rPr>
        <w:t>This is another topic that has nothing to do with the above.</w:t>
      </w:r>
    </w:p>
    <w:p>
      <w:r>
        <w:rPr>
          <w:b/>
        </w:rPr>
        <w:t xml:space="preserve">AUTHORS' RESPONSE: </w:t>
      </w:r>
      <w:r>
        <w:t>Revised. The time-lag section, which addressed a different topic (time between species collection and description), has been removed from para [63]. The paragraph now focuses coherently on sampling completeness patterns and their mechanisms.</w:t>
      </w:r>
    </w:p>
  </w:comment>
  <w:comment w:id="270" w:author="Reviewer" w:date="2026-08-07T15:27:00Z" w:initials="R">
    <w:p w14:paraId="3CB8792B" w14:textId="77777777" w:rsidR="003E253D" w:rsidRDefault="003E253D" w:rsidP="003E253D">
      <w:pPr>
        <w:pStyle w:val="CommentText"/>
        <w:jc w:val="left"/>
      </w:pPr>
      <w:r>
        <w:rPr>
          <w:rStyle w:val="CommentReference"/>
        </w:rPr>
        <w:annotationRef/>
      </w:r>
      <w:r>
        <w:rPr>
          <w:color w:val="000000"/>
        </w:rPr>
        <w:t>This is valid for any taxonomic group.</w:t>
      </w:r>
    </w:p>
    <w:p>
      <w:r>
        <w:rPr>
          <w:b/>
        </w:rPr>
        <w:t xml:space="preserve">AUTHORS' RESPONSE: </w:t>
      </w:r>
      <w:r>
        <w:t>Revised. The statement that was 'valid for any taxonomic group' has been removed. The remaining claims are now specific to epiphytes: the canopy-access requirement, the necessity of specialist identification, and the prevalence of nomenclatural instability are more pronounced in epiphytes than in most other plant groups.</w:t>
      </w:r>
    </w:p>
  </w:comment>
  <w:comment w:id="273" w:author="Reviewer" w:date="2026-08-07T15:28:00Z" w:initials="R">
    <w:p w14:paraId="088C86F8" w14:textId="77777777" w:rsidR="003E253D" w:rsidRDefault="003E253D" w:rsidP="003E253D">
      <w:pPr>
        <w:pStyle w:val="CommentText"/>
        <w:jc w:val="left"/>
      </w:pPr>
      <w:r>
        <w:rPr>
          <w:rStyle w:val="CommentReference"/>
        </w:rPr>
        <w:annotationRef/>
      </w:r>
      <w:r>
        <w:rPr>
          <w:color w:val="000000"/>
        </w:rPr>
        <w:t>This entire paragraph is very confusing. It's full of jumping around ideas, vague sentences, subjective language, and a lot of speculation. It seems more like a complaint or catharsis from the authors, but it contributes nothing to the discussion of the article. I suggest deleting it.</w:t>
      </w:r>
    </w:p>
    <w:p>
      <w:r>
        <w:rPr>
          <w:b/>
        </w:rPr>
        <w:t xml:space="preserve">AUTHORS' RESPONSE: </w:t>
      </w:r>
      <w:r>
        <w:t>Revised. Para [63] has been substantially restructured. The revised paragraph presents a clear argument: (1) states family-level patterns, (2) explains Araceae and Bromeliaceae deficits by habitat inaccessibility, (3) explains the Orchidaceae paradox by species richness and nomenclatural instability, and (4) makes an epiphyte-specific argument about systematic under-collection. Speculative statements and tangential sections have been removed.</w:t>
      </w:r>
    </w:p>
  </w:comment>
  <w:comment w:id="276" w:author="Reviewer" w:date="2026-08-07T15:28:00Z" w:initials="R">
    <w:p w14:paraId="764E0CA8" w14:textId="77777777" w:rsidR="003E253D" w:rsidRDefault="003E253D" w:rsidP="003E253D">
      <w:pPr>
        <w:pStyle w:val="CommentText"/>
        <w:jc w:val="left"/>
      </w:pPr>
      <w:r>
        <w:rPr>
          <w:rStyle w:val="CommentReference"/>
        </w:rPr>
        <w:annotationRef/>
      </w:r>
      <w:r>
        <w:rPr>
          <w:color w:val="000000"/>
        </w:rPr>
        <w:t>Again, all of this applies to almost all taxonomic groups. How can they prove it? The references they cite are 25 or more years old.</w:t>
      </w:r>
    </w:p>
    <w:p>
      <w:r>
        <w:rPr>
          <w:b/>
        </w:rPr>
        <w:t xml:space="preserve">AUTHORS' RESPONSE: </w:t>
      </w:r>
      <w:r>
        <w:t>Revised. Para [65] has been rewritten to make epiphyte-specific arguments supported by recent references. The claim about tropical plant inventories being incomplete (previously cited to Prance 2000) is now replaced by specific evidence about epiphyte exclusion from major survey programs (Anderson-Teixeira et al., 2015; Phillips et al., 2009) — evidence that cannot be generalized to other plant groups.</w:t>
      </w:r>
    </w:p>
  </w:comment>
  <w:comment w:id="280" w:author="Reviewer" w:date="2026-08-07T15:28:00Z" w:initials="R">
    <w:p w14:paraId="1552CB44" w14:textId="77777777" w:rsidR="003E253D" w:rsidRDefault="003E253D" w:rsidP="003E253D">
      <w:pPr>
        <w:pStyle w:val="CommentText"/>
        <w:jc w:val="left"/>
      </w:pPr>
      <w:r>
        <w:rPr>
          <w:rStyle w:val="CommentReference"/>
        </w:rPr>
        <w:annotationRef/>
      </w:r>
      <w:r>
        <w:rPr>
          <w:color w:val="000000"/>
        </w:rPr>
        <w:t>This is interesting, and you could have discussed it better. Does sampling focused on groups or life forms improve or solve problems? Is it more difficult? Are there pros or cons?</w:t>
      </w:r>
    </w:p>
    <w:p>
      <w:r>
        <w:rPr>
          <w:b/>
        </w:rPr>
        <w:t xml:space="preserve">AUTHORS' RESPONSE: </w:t>
      </w:r>
      <w:r>
        <w:t>Revised. The paragraph now explicitly discusses life-form-focused survey programs as the most efficient approach: it explains WHY targeting epiphytes specifically yields more records per unit effort than general botanical surveys, and identifies the high-shortfall provinces where such programs would have the greatest impact.</w:t>
      </w:r>
    </w:p>
  </w:comment>
  <w:comment w:id="281" w:author="Reviewer" w:date="2026-08-07T15:29:00Z" w:initials="R">
    <w:p w14:paraId="378C5F8E" w14:textId="77777777" w:rsidR="003E253D" w:rsidRDefault="003E253D" w:rsidP="003E253D">
      <w:pPr>
        <w:pStyle w:val="CommentText"/>
        <w:jc w:val="left"/>
      </w:pPr>
      <w:r>
        <w:rPr>
          <w:rStyle w:val="CommentReference"/>
        </w:rPr>
        <w:annotationRef/>
      </w:r>
      <w:r>
        <w:rPr>
          <w:color w:val="000000"/>
        </w:rPr>
        <w:t>Like the previous paragraph, it sounds more like a request, complaint, or claim. But not an argument.</w:t>
      </w:r>
    </w:p>
    <w:p>
      <w:r>
        <w:rPr>
          <w:b/>
        </w:rPr>
        <w:t xml:space="preserve">AUTHORS' RESPONSE: </w:t>
      </w:r>
      <w:r>
        <w:t>Revised. The paragraph has been transformed from a call-to-action into a scientific argument: each claim is now supported by evidence (references to survey efficiency, herbarium digitization cost-effectiveness, and taxonomic capacity requirements). The tone is descriptive and evidence-based rather than prescriptive.</w:t>
      </w:r>
    </w:p>
  </w:comment>
  <w:comment w:id="288" w:author="Reviewer" w:date="2026-08-07T15:29:00Z" w:initials="R">
    <w:p w14:paraId="424EE571" w14:textId="77777777" w:rsidR="003E253D" w:rsidRDefault="003E253D" w:rsidP="003E253D">
      <w:pPr>
        <w:pStyle w:val="CommentText"/>
        <w:jc w:val="left"/>
      </w:pPr>
      <w:r>
        <w:rPr>
          <w:rStyle w:val="CommentReference"/>
        </w:rPr>
        <w:annotationRef/>
      </w:r>
      <w:r>
        <w:rPr>
          <w:color w:val="000000"/>
        </w:rPr>
        <w:t>True, but it also helps focus or prioritize efforts. Saying that the entire Neotropics must be conserved isn't the same as saying that a particular area of ​​a particular biogeographic region must be conserved. The authors should discuss this further.</w:t>
      </w:r>
    </w:p>
    <w:p>
      <w:r>
        <w:rPr>
          <w:b/>
        </w:rPr>
        <w:t xml:space="preserve">AUTHORS' RESPONSE: </w:t>
      </w:r>
      <w:r>
        <w:t>Revised. The conservation implication of the Gi* results is now explicitly discussed: well-sampled clusters do not correspond to areas of greatest biodiversity importance, so conservation prioritization that uses data density as a proxy for knowledge completeness will systematically undervalue the truly critical unsampled regions.</w:t>
      </w:r>
    </w:p>
  </w:comment>
  <w:comment w:id="290" w:author="Reviewer" w:date="2026-08-07T15:29:00Z" w:initials="R">
    <w:p w14:paraId="4A330060" w14:textId="77777777" w:rsidR="003E253D" w:rsidRDefault="003E253D" w:rsidP="003E253D">
      <w:pPr>
        <w:pStyle w:val="CommentText"/>
        <w:jc w:val="left"/>
      </w:pPr>
      <w:r>
        <w:rPr>
          <w:rStyle w:val="CommentReference"/>
        </w:rPr>
        <w:annotationRef/>
      </w:r>
      <w:r>
        <w:rPr>
          <w:color w:val="000000"/>
        </w:rPr>
        <w:t>Why does this pattern occur? What's the theory behind it? More discussion.</w:t>
      </w:r>
    </w:p>
    <w:p>
      <w:r>
        <w:rPr>
          <w:b/>
        </w:rPr>
        <w:t xml:space="preserve">AUTHORS' RESPONSE: </w:t>
      </w:r>
      <w:r>
        <w:t>Revised. The mechanism behind why well-sampled cells cluster where they do is now explained: they correspond to the catchment areas of major herbaria, research universities, and biological stations—a 'hub-and-spoke' pattern of sampling effort documented for plants globally (Daru et al., 2017; Stropp et al., 2016). This is the theoretical basis for the spatial clustering pattern.</w:t>
      </w:r>
    </w:p>
  </w:comment>
  <w:comment w:id="292" w:author="Reviewer" w:date="2026-08-07T15:30:00Z" w:initials="R">
    <w:p w14:paraId="1E568ABC" w14:textId="77777777" w:rsidR="003E253D" w:rsidRDefault="003E253D" w:rsidP="003E253D">
      <w:pPr>
        <w:pStyle w:val="CommentText"/>
        <w:jc w:val="left"/>
      </w:pPr>
      <w:r>
        <w:rPr>
          <w:rStyle w:val="CommentReference"/>
        </w:rPr>
        <w:annotationRef/>
      </w:r>
      <w:r>
        <w:rPr>
          <w:color w:val="000000"/>
        </w:rPr>
        <w:t>Same comment: Why does this pattern occur? What's the theory behind it? More discussion.</w:t>
      </w:r>
    </w:p>
    <w:p>
      <w:r>
        <w:rPr>
          <w:b/>
        </w:rPr>
        <w:t xml:space="preserve">AUTHORS' RESPONSE: </w:t>
      </w:r>
      <w:r>
        <w:t>Revised. The theory is the same as for comment [290]: institutional proximity drives record accumulation, and this effect is particularly strong for specialist-dependent groups like epiphytes. References added.</w:t>
      </w:r>
    </w:p>
  </w:comment>
  <w:comment w:id="294" w:author="Reviewer" w:date="2026-08-07T15:30:00Z" w:initials="R">
    <w:p w14:paraId="73B36B07" w14:textId="77777777" w:rsidR="003E253D" w:rsidRDefault="003E253D" w:rsidP="003E253D">
      <w:pPr>
        <w:pStyle w:val="CommentText"/>
        <w:jc w:val="left"/>
      </w:pPr>
      <w:r>
        <w:rPr>
          <w:rStyle w:val="CommentReference"/>
        </w:rPr>
        <w:annotationRef/>
      </w:r>
      <w:r>
        <w:rPr>
          <w:color w:val="000000"/>
        </w:rPr>
        <w:t>Okay, but what's the discussion here? What studies support this? What's the theory? Or are you just speculating?</w:t>
      </w:r>
    </w:p>
    <w:p>
      <w:r>
        <w:rPr>
          <w:b/>
        </w:rPr>
        <w:t xml:space="preserve">AUTHORS' RESPONSE: </w:t>
      </w:r>
      <w:r>
        <w:t>Revised. Each claim in para [66] is now supported by references: Daru et al. (2017) and Stropp et al. (2016) for the hub-and-spoke sampling pattern; Feeley &amp; Silman (2011) for the distinction between data density and biodiversity importance; Leão et al. (2023) for narrow-ranged epiphytes in the Atlantic Forest.</w:t>
      </w:r>
    </w:p>
  </w:comment>
  <w:comment w:id="297" w:author="Reviewer" w:date="2025-06-01T00:00:00Z" w:initials="R">
    <w:p w14:paraId="2B2EC32E" w14:textId="77777777" w:rsidR="00283E32" w:rsidRDefault="00585B24">
      <w:r>
        <w:rPr>
          <w:rStyle w:val="CommentReference"/>
        </w:rPr>
        <w:annotationRef/>
      </w:r>
      <w:r w:rsidR="00000000">
        <w:t>[p.22] -- Use more contrasting colors, the patterns are not clearly visible</w:t>
      </w:r>
    </w:p>
    <w:p>
      <w:r>
        <w:rPr>
          <w:b/>
        </w:rPr>
        <w:t xml:space="preserve">AUTHORS' RESPONSE: </w:t>
      </w:r>
      <w:r>
        <w:t>Addressed. The request for more contrasting colours in Figure S8.1 has been noted and will be implemented in the revised figure files. The Gi* classification (high sampling concentration: red; low: blue; neutral: white) will be adjusted to use a diverging palette with greater contrast, following colourblind-accessible design guidelines (e.g., ColorBrewer RdBu scale).</w:t>
      </w:r>
    </w:p>
  </w:comment>
  <w:comment w:id="299" w:author="Reviewer" w:date="2026-08-07T15:31:00Z" w:initials="R">
    <w:p w14:paraId="763B9E30" w14:textId="77777777" w:rsidR="003E253D" w:rsidRDefault="003E253D" w:rsidP="003E253D">
      <w:pPr>
        <w:pStyle w:val="CommentText"/>
        <w:jc w:val="left"/>
      </w:pPr>
      <w:r>
        <w:rPr>
          <w:rStyle w:val="CommentReference"/>
        </w:rPr>
        <w:annotationRef/>
      </w:r>
      <w:r>
        <w:rPr>
          <w:color w:val="000000"/>
        </w:rPr>
        <w:t>Again, this is a mere summary of results and there's no discussion. It can be deleted.</w:t>
      </w:r>
    </w:p>
    <w:p>
      <w:r>
        <w:rPr>
          <w:b/>
        </w:rPr>
        <w:t xml:space="preserve">AUTHORS' RESPONSE: </w:t>
      </w:r>
      <w:r>
        <w:t>Revised. Para [69] has been transformed from a results summary into a Discussion closing that focuses on the downstream consequences of the documented shortfall—for distribution modelling, for conservation prioritization under global frameworks, and for the narrowing window of survey opportunity as habitat loss accelerates. All claims are supported by references.</w:t>
      </w:r>
    </w:p>
  </w:comment>
  <w:comment w:id="302" w:author="Reviewer" w:date="2026-08-07T15:31:00Z" w:initials="R">
    <w:p w14:paraId="7CEB8060" w14:textId="77777777" w:rsidR="003E253D" w:rsidRDefault="003E253D" w:rsidP="003E253D">
      <w:pPr>
        <w:pStyle w:val="CommentText"/>
        <w:jc w:val="left"/>
      </w:pPr>
      <w:r>
        <w:rPr>
          <w:rStyle w:val="CommentReference"/>
        </w:rPr>
        <w:annotationRef/>
      </w:r>
      <w:r>
        <w:rPr>
          <w:color w:val="000000"/>
        </w:rPr>
        <w:t>It seems more like a conclusion than a discussion.</w:t>
      </w:r>
    </w:p>
    <w:p>
      <w:r>
        <w:rPr>
          <w:b/>
        </w:rPr>
        <w:t xml:space="preserve">AUTHORS' RESPONSE: </w:t>
      </w:r>
      <w:r>
        <w:t>Revised. The closing paragraph is now framed as a Discussion argument rather than a Conclusions section: it articulates implications and calls for specific, referenced actions (life-form surveys, herbarium digitization, epiphyte-specific data standards, taxonomic capacity) rather than summarizing results already presented.</w:t>
      </w:r>
    </w:p>
  </w:comment>
  <w:comment w:id="304" w:author="Reviewer" w:date="2025-06-01T00:00:00Z" w:initials="R">
    <w:p w14:paraId="4C71D0E0" w14:textId="77777777" w:rsidR="00E66376" w:rsidRDefault="00585B24" w:rsidP="00E66376">
      <w:pPr>
        <w:pStyle w:val="CommentText"/>
        <w:jc w:val="left"/>
      </w:pPr>
      <w:r>
        <w:rPr>
          <w:rStyle w:val="CommentReference"/>
        </w:rPr>
        <w:annotationRef/>
      </w:r>
      <w:r w:rsidR="00E66376">
        <w:rPr>
          <w:lang w:val="en-US"/>
        </w:rPr>
        <w:t xml:space="preserve"> There isn't a single reference in this paragraph. It seems to be all speculation. There's so much literature on this subject.</w:t>
      </w:r>
    </w:p>
    <w:p>
      <w:r>
        <w:rPr>
          <w:b/>
        </w:rPr>
        <w:t xml:space="preserve">AUTHORS' RESPONSE: </w:t>
      </w:r>
      <w:r>
        <w:t>Revised. References have been added throughout the revised closing paragraph: Feeley (2015) and Maldonado et al. (2015) for distribution model bias, Myers et al. (2000) and Vitt et al. (2023) for conservation prioritization, Heberling et al. (2021) and Vargas et al. (2024) for herbarium digitization efficiency, Cheek et al. (2020) and Nicolson et al. (2023) for capacity-building needs, and Gasper et al. (2016) for habitat loss rate.</w:t>
      </w:r>
    </w:p>
  </w:comment>
  <w:comment w:id="313" w:author="Reviewer" w:date="2025-06-01T00:00:00Z" w:initials="R">
    <w:p w14:paraId="3C028358" w14:textId="77777777" w:rsidR="00E66376" w:rsidRDefault="00585B24" w:rsidP="00E66376">
      <w:pPr>
        <w:pStyle w:val="CommentText"/>
        <w:jc w:val="left"/>
      </w:pPr>
      <w:r>
        <w:rPr>
          <w:rStyle w:val="CommentReference"/>
        </w:rPr>
        <w:annotationRef/>
      </w:r>
      <w:r w:rsidR="00E66376">
        <w:rPr>
          <w:lang w:val="en-US"/>
        </w:rPr>
        <w:t>The colors should be the other way around; it's confusing.</w:t>
      </w:r>
    </w:p>
    <w:p>
      <w:r>
        <w:rPr>
          <w:b/>
        </w:rPr>
        <w:t xml:space="preserve">AUTHORS' RESPONSE: </w:t>
      </w:r>
      <w:r>
        <w:t xml:space="preserve">We thank the reviewer for this suggestion. Following the heatmap convention standard in geographic data visualization—where warm colors (red) indicate data-rich areas and cool colors (blue) indicate data-sparse areas—we have reversed the color scheme. In the revised Figure 2, well-sampled grid cells are now shown in red (slope &lt; 0.02) and poorly-sampled cells in blue (slope &gt; 0.3), with light green for intermediate values. The caption has been updated accordingly.</w:t>
      </w:r>
    </w:p>
  </w:comment>
  <w:comment w:id="324" w:author="Reviewer" w:date="2025-06-01T00:00:00Z" w:initials="R">
    <w:p w14:paraId="0E0FB326" w14:textId="1AA49AD8" w:rsidR="00283E32" w:rsidRDefault="00585B24">
      <w:r>
        <w:rPr>
          <w:rStyle w:val="CommentReference"/>
        </w:rPr>
        <w:annotationRef/>
      </w:r>
      <w:r w:rsidR="00000000">
        <w:t>[p.50] -- Remove the gray outline around pixels.</w:t>
      </w:r>
    </w:p>
    <w:p>
      <w:r>
        <w:rPr>
          <w:b/>
        </w:rPr>
        <w:t xml:space="preserve">AUTHORS' RESPONSE: </w:t>
      </w:r>
      <w:r>
        <w:t xml:space="preserve">We thank the reviewer for this observation. The gray outlines around grid cells have been removed from all revised figures for a cleaner visualization. This applies to Figures 2, 3, and the appendix figures as well.</w:t>
      </w:r>
    </w:p>
  </w:comment>
  <w:comment w:id="329" w:author="Reviewer" w:date="2026-08-07T15:33:00Z" w:initials="R">
    <w:p w14:paraId="2B84A56A" w14:textId="77777777" w:rsidR="00E66376" w:rsidRDefault="00E66376" w:rsidP="00E66376">
      <w:pPr>
        <w:pStyle w:val="CommentText"/>
        <w:jc w:val="left"/>
      </w:pPr>
      <w:r>
        <w:rPr>
          <w:rStyle w:val="CommentReference"/>
        </w:rPr>
        <w:annotationRef/>
      </w:r>
      <w:r>
        <w:rPr>
          <w:color w:val="000000"/>
        </w:rPr>
        <w:t>The same</w:t>
      </w:r>
    </w:p>
    <w:p>
      <w:r>
        <w:rPr>
          <w:b/>
        </w:rPr>
        <w:t xml:space="preserve">AUTHORS' RESPONSE: </w:t>
      </w:r>
      <w:r>
        <w:t xml:space="preserve">The same color-scheme revision (warm = well-sampled, cool = poorly-sampled) and removal of grid cell borders have been applied to Figure 3. In the revised figure, well-sampled areas are shown in red and poorly-sampled areas in blue. The caption has been updated accordingly.</w:t>
      </w:r>
    </w:p>
  </w:comment>
  <w:comment w:id="338" w:author="Reviewer" w:date="2026-08-07T15:34:00Z" w:initials="R">
    <w:p w14:paraId="47952020" w14:textId="77777777" w:rsidR="00E66376" w:rsidRDefault="00E66376" w:rsidP="00E66376">
      <w:pPr>
        <w:pStyle w:val="CommentText"/>
        <w:jc w:val="left"/>
      </w:pPr>
      <w:r>
        <w:rPr>
          <w:rStyle w:val="CommentReference"/>
        </w:rPr>
        <w:annotationRef/>
      </w:r>
      <w:r>
        <w:rPr>
          <w:color w:val="000000"/>
        </w:rPr>
        <w:t>How can both patterns be measured at the same time?</w:t>
      </w:r>
    </w:p>
    <w:p>
      <w:r>
        <w:rPr>
          <w:b/>
        </w:rPr>
        <w:t xml:space="preserve">AUTHORS' RESPONSE: </w:t>
      </w:r>
      <w:r>
        <w:t xml:space="preserve">Panels A and B of Figure S9.1 show two independent frequency distributions computed from the same set of grid cells. Panel A displays the distribution of total occurrence records per cell, and panel B displays the distribution of observed species richness per cell. Each grid cell contributes one value to each panel independently—there is no simultaneous measurement; the two variables are calculated separately and displayed side by side for comparison. We have clarified the caption to make the independence of the two panels explicit.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ED64B3" w15:done="0"/>
  <w15:commentEx w15:paraId="7A3492B7" w15:done="0"/>
  <w15:commentEx w15:paraId="4DE8E20B" w15:done="0"/>
  <w15:commentEx w15:paraId="617362DC" w15:done="0"/>
  <w15:commentEx w15:paraId="17781283" w15:done="0"/>
  <w15:commentEx w15:paraId="3A80CB80" w15:done="0"/>
  <w15:commentEx w15:paraId="04EC1D07" w15:done="0"/>
  <w15:commentEx w15:paraId="014685DD" w15:done="0"/>
  <w15:commentEx w15:paraId="35726E60" w15:done="0"/>
  <w15:commentEx w15:paraId="66841D9C" w15:done="0"/>
  <w15:commentEx w15:paraId="27E6448E" w15:done="0"/>
  <w15:commentEx w15:paraId="33BE0E9B" w15:done="0"/>
  <w15:commentEx w15:paraId="0681D77E" w15:done="0"/>
  <w15:commentEx w15:paraId="3E18E27F" w15:done="0"/>
  <w15:commentEx w15:paraId="6CAA590E" w15:done="0"/>
  <w15:commentEx w15:paraId="31308BE4" w15:done="0"/>
  <w15:commentEx w15:paraId="4A1190FB" w15:done="0"/>
  <w15:commentEx w15:paraId="7D36F0FC" w15:done="0"/>
  <w15:commentEx w15:paraId="3E3183A6" w15:done="0"/>
  <w15:commentEx w15:paraId="60712093" w15:done="0"/>
  <w15:commentEx w15:paraId="47B5AE41" w15:done="0"/>
  <w15:commentEx w15:paraId="54388AFF" w15:done="0"/>
  <w15:commentEx w15:paraId="4692032C" w15:done="0"/>
  <w15:commentEx w15:paraId="3D7B8F42" w15:done="0"/>
  <w15:commentEx w15:paraId="2681D774" w15:done="0"/>
  <w15:commentEx w15:paraId="6162097F" w15:done="0"/>
  <w15:commentEx w15:paraId="6086655D" w15:done="0"/>
  <w15:commentEx w15:paraId="5A7E0C71" w15:done="0"/>
  <w15:commentEx w15:paraId="27766560" w15:done="0"/>
  <w15:commentEx w15:paraId="1D701B61" w15:done="0"/>
  <w15:commentEx w15:paraId="15CAD405" w15:paraIdParent="1D701B61" w15:done="0"/>
  <w15:commentEx w15:paraId="3D817E3F" w15:done="0"/>
  <w15:commentEx w15:paraId="65FDC398" w15:paraIdParent="3D817E3F" w15:done="0"/>
  <w15:commentEx w15:paraId="4818433F" w15:done="0"/>
  <w15:commentEx w15:paraId="65D89A9B" w15:done="0"/>
  <w15:commentEx w15:paraId="41B01A87" w15:done="0"/>
  <w15:commentEx w15:paraId="7DD2417E" w15:done="0"/>
  <w15:commentEx w15:paraId="5CBDF0F8" w15:done="0"/>
  <w15:commentEx w15:paraId="1BF68E4D" w15:done="0"/>
  <w15:commentEx w15:paraId="4419D7CB" w15:done="0"/>
  <w15:commentEx w15:paraId="79925425" w15:done="0"/>
  <w15:commentEx w15:paraId="0F21D9DD" w15:done="0"/>
  <w15:commentEx w15:paraId="1A103D09" w15:done="0"/>
  <w15:commentEx w15:paraId="2F84CB3A" w15:done="0"/>
  <w15:commentEx w15:paraId="436C0768" w15:done="0"/>
  <w15:commentEx w15:paraId="531311D5" w15:done="0"/>
  <w15:commentEx w15:paraId="4FED78F7" w15:done="0"/>
  <w15:commentEx w15:paraId="60556599" w15:done="0"/>
  <w15:commentEx w15:paraId="27F2A9ED" w15:done="0"/>
  <w15:commentEx w15:paraId="5DF1A0E2" w15:paraIdParent="27F2A9ED" w15:done="0"/>
  <w15:commentEx w15:paraId="0674E331" w15:done="0"/>
  <w15:commentEx w15:paraId="74666D0D" w15:done="0"/>
  <w15:commentEx w15:paraId="6EB5A571" w15:done="0"/>
  <w15:commentEx w15:paraId="5DDD26B9" w15:done="0"/>
  <w15:commentEx w15:paraId="6E29498B" w15:done="0"/>
  <w15:commentEx w15:paraId="6B35363F" w15:done="0"/>
  <w15:commentEx w15:paraId="7A5A23F7" w15:done="0"/>
  <w15:commentEx w15:paraId="39B8DA82" w15:done="0"/>
  <w15:commentEx w15:paraId="201DDA3C" w15:done="0"/>
  <w15:commentEx w15:paraId="49EA0910" w15:done="0"/>
  <w15:commentEx w15:paraId="72649D9D" w15:done="0"/>
  <w15:commentEx w15:paraId="4FD08CB4" w15:done="0"/>
  <w15:commentEx w15:paraId="5B32FEA5" w15:done="0"/>
  <w15:commentEx w15:paraId="6F744975" w15:done="0"/>
  <w15:commentEx w15:paraId="42A5D2EC" w15:done="0"/>
  <w15:commentEx w15:paraId="362BE764" w15:done="0"/>
  <w15:commentEx w15:paraId="45C042CD" w15:done="0"/>
  <w15:commentEx w15:paraId="0A51CECB" w15:done="0"/>
  <w15:commentEx w15:paraId="32AD486C" w15:done="0"/>
  <w15:commentEx w15:paraId="039A67F9" w15:done="0"/>
  <w15:commentEx w15:paraId="21D6D35C" w15:done="0"/>
  <w15:commentEx w15:paraId="67318F57" w15:done="0"/>
  <w15:commentEx w15:paraId="74C6CA9C" w15:done="0"/>
  <w15:commentEx w15:paraId="01C2C246" w15:done="0"/>
  <w15:commentEx w15:paraId="6A73E435" w15:done="0"/>
  <w15:commentEx w15:paraId="700D7861" w15:done="0"/>
  <w15:commentEx w15:paraId="77CDB34D" w15:done="0"/>
  <w15:commentEx w15:paraId="691EDC43" w15:done="0"/>
  <w15:commentEx w15:paraId="71C612E7" w15:done="0"/>
  <w15:commentEx w15:paraId="3CB8792B" w15:done="0"/>
  <w15:commentEx w15:paraId="088C86F8" w15:done="0"/>
  <w15:commentEx w15:paraId="764E0CA8" w15:done="0"/>
  <w15:commentEx w15:paraId="1552CB44" w15:done="0"/>
  <w15:commentEx w15:paraId="378C5F8E" w15:done="0"/>
  <w15:commentEx w15:paraId="424EE571" w15:done="0"/>
  <w15:commentEx w15:paraId="4A330060" w15:done="0"/>
  <w15:commentEx w15:paraId="1E568ABC" w15:done="0"/>
  <w15:commentEx w15:paraId="73B36B07" w15:done="0"/>
  <w15:commentEx w15:paraId="2B2EC32E" w15:done="0"/>
  <w15:commentEx w15:paraId="763B9E30" w15:done="0"/>
  <w15:commentEx w15:paraId="7CEB8060" w15:done="0"/>
  <w15:commentEx w15:paraId="4C71D0E0" w15:done="0"/>
  <w15:commentEx w15:paraId="3C028358" w15:done="0"/>
  <w15:commentEx w15:paraId="0E0FB326" w15:done="0"/>
  <w15:commentEx w15:paraId="2B84A56A" w15:done="0"/>
  <w15:commentEx w15:paraId="479520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5D3AA" w16cex:dateUtc="2026-08-07T12:38:00Z"/>
  <w16cex:commentExtensible w16cex:durableId="37F7F7F5" w16cex:dateUtc="2026-08-07T12:36:00Z"/>
  <w16cex:commentExtensible w16cex:durableId="3B55018D" w16cex:dateUtc="2026-08-07T12:38:00Z"/>
  <w16cex:commentExtensible w16cex:durableId="0CE4B625" w16cex:dateUtc="2026-08-07T12:39:00Z"/>
  <w16cex:commentExtensible w16cex:durableId="071F810C" w16cex:dateUtc="2026-08-07T12:40:00Z"/>
  <w16cex:commentExtensible w16cex:durableId="2384FA85" w16cex:dateUtc="2026-08-07T12:40:00Z"/>
  <w16cex:commentExtensible w16cex:durableId="74E9DB2F" w16cex:dateUtc="2026-08-07T12:41:00Z"/>
  <w16cex:commentExtensible w16cex:durableId="42694952" w16cex:dateUtc="2026-08-07T12:42:00Z"/>
  <w16cex:commentExtensible w16cex:durableId="74AF0BDB" w16cex:dateUtc="2026-08-07T12:43:00Z"/>
  <w16cex:commentExtensible w16cex:durableId="2EEBB709" w16cex:dateUtc="2026-08-07T12:43:00Z"/>
  <w16cex:commentExtensible w16cex:durableId="76539AC3" w16cex:dateUtc="2026-08-07T12:48:00Z"/>
  <w16cex:commentExtensible w16cex:durableId="6DC89E6C" w16cex:dateUtc="2026-08-07T12:49:00Z"/>
  <w16cex:commentExtensible w16cex:durableId="3824CBD0" w16cex:dateUtc="2026-08-07T12:50:00Z"/>
  <w16cex:commentExtensible w16cex:durableId="760C500F" w16cex:dateUtc="2026-08-07T12:50:00Z"/>
  <w16cex:commentExtensible w16cex:durableId="40F251D0" w16cex:dateUtc="2026-08-07T12:50:00Z"/>
  <w16cex:commentExtensible w16cex:durableId="1F2C8BA6" w16cex:dateUtc="2026-08-07T12:51:00Z"/>
  <w16cex:commentExtensible w16cex:durableId="464EAA1E" w16cex:dateUtc="2026-08-07T12:51:00Z"/>
  <w16cex:commentExtensible w16cex:durableId="02531122" w16cex:dateUtc="2026-08-07T12:51:00Z"/>
  <w16cex:commentExtensible w16cex:durableId="5715F5F5" w16cex:dateUtc="2026-08-07T12:51:00Z"/>
  <w16cex:commentExtensible w16cex:durableId="6B0459F2" w16cex:dateUtc="2026-08-07T12:52:00Z"/>
  <w16cex:commentExtensible w16cex:durableId="3AC6C81B" w16cex:dateUtc="2026-08-07T13:04:00Z"/>
  <w16cex:commentExtensible w16cex:durableId="788B2075" w16cex:dateUtc="2026-08-07T13:04:00Z"/>
  <w16cex:commentExtensible w16cex:durableId="63D10ACC" w16cex:dateUtc="2026-08-07T13:05:00Z"/>
  <w16cex:commentExtensible w16cex:durableId="7B2E2301" w16cex:dateUtc="2026-08-07T13:06:00Z"/>
  <w16cex:commentExtensible w16cex:durableId="23D0251E" w16cex:dateUtc="2026-08-07T13:06:00Z"/>
  <w16cex:commentExtensible w16cex:durableId="5E3E4CE0" w16cex:dateUtc="2026-08-07T13:12:00Z"/>
  <w16cex:commentExtensible w16cex:durableId="4974F746" w16cex:dateUtc="2026-08-07T13:12:00Z"/>
  <w16cex:commentExtensible w16cex:durableId="277D7DA2" w16cex:dateUtc="2026-08-07T13:12:00Z"/>
  <w16cex:commentExtensible w16cex:durableId="66AE0E0D" w16cex:dateUtc="2026-08-07T13:12:00Z"/>
  <w16cex:commentExtensible w16cex:durableId="25261B1B" w16cex:dateUtc="2026-08-07T13:14:00Z"/>
  <w16cex:commentExtensible w16cex:durableId="0BCFF7B5" w16cex:dateUtc="2026-08-07T13:14:00Z"/>
  <w16cex:commentExtensible w16cex:durableId="013A641C" w16cex:dateUtc="2026-08-07T13:14:00Z"/>
  <w16cex:commentExtensible w16cex:durableId="1C2751D4" w16cex:dateUtc="2026-08-07T13:15:00Z"/>
  <w16cex:commentExtensible w16cex:durableId="3977B415" w16cex:dateUtc="2026-08-07T13:16:00Z"/>
  <w16cex:commentExtensible w16cex:durableId="747305B4" w16cex:dateUtc="2026-08-07T13:16:00Z"/>
  <w16cex:commentExtensible w16cex:durableId="3D95D4DD" w16cex:dateUtc="2026-08-07T13:16:00Z"/>
  <w16cex:commentExtensible w16cex:durableId="3499FD41" w16cex:dateUtc="2026-08-07T13:16:00Z"/>
  <w16cex:commentExtensible w16cex:durableId="7ECD5CD4" w16cex:dateUtc="2026-08-07T13:17:00Z"/>
  <w16cex:commentExtensible w16cex:durableId="0BC3F1F3" w16cex:dateUtc="2026-08-07T13:18:00Z"/>
  <w16cex:commentExtensible w16cex:durableId="6D1DC214" w16cex:dateUtc="2026-08-07T13:19:00Z"/>
  <w16cex:commentExtensible w16cex:durableId="643EEAC7" w16cex:dateUtc="2026-08-07T13:19:00Z"/>
  <w16cex:commentExtensible w16cex:durableId="5CDEF962" w16cex:dateUtc="2026-08-07T13:20:00Z"/>
  <w16cex:commentExtensible w16cex:durableId="1F3D77A2" w16cex:dateUtc="2026-08-07T13:20:00Z"/>
  <w16cex:commentExtensible w16cex:durableId="72072065" w16cex:dateUtc="2026-08-07T13:20:00Z"/>
  <w16cex:commentExtensible w16cex:durableId="1D2D27F3" w16cex:dateUtc="2026-08-07T13:21:00Z"/>
  <w16cex:commentExtensible w16cex:durableId="40FE5759" w16cex:dateUtc="2026-08-07T13:22:00Z"/>
  <w16cex:commentExtensible w16cex:durableId="26B425C6" w16cex:dateUtc="2026-08-07T13:22:00Z"/>
  <w16cex:commentExtensible w16cex:durableId="121DC5F2" w16cex:dateUtc="2026-08-07T13:23:00Z"/>
  <w16cex:commentExtensible w16cex:durableId="496203B1" w16cex:dateUtc="2026-08-07T13:23:00Z"/>
  <w16cex:commentExtensible w16cex:durableId="2FBC0298" w16cex:dateUtc="2026-08-07T13:23:00Z"/>
  <w16cex:commentExtensible w16cex:durableId="7DAE6EE9" w16cex:dateUtc="2026-08-07T13:24:00Z"/>
  <w16cex:commentExtensible w16cex:durableId="1E5D1BF1" w16cex:dateUtc="2026-08-07T13:24:00Z"/>
  <w16cex:commentExtensible w16cex:durableId="617E073D" w16cex:dateUtc="2026-08-07T13:24:00Z"/>
  <w16cex:commentExtensible w16cex:durableId="05A4752E" w16cex:dateUtc="2026-08-07T13:25:00Z"/>
  <w16cex:commentExtensible w16cex:durableId="48F76250" w16cex:dateUtc="2026-08-07T13:25:00Z"/>
  <w16cex:commentExtensible w16cex:durableId="510B5B7B" w16cex:dateUtc="2026-08-07T13:25:00Z"/>
  <w16cex:commentExtensible w16cex:durableId="49DB3694" w16cex:dateUtc="2026-08-07T13:26:00Z"/>
  <w16cex:commentExtensible w16cex:durableId="4F135135" w16cex:dateUtc="2026-08-07T13:26:00Z"/>
  <w16cex:commentExtensible w16cex:durableId="080AB59A" w16cex:dateUtc="2026-08-07T13:27:00Z"/>
  <w16cex:commentExtensible w16cex:durableId="74BFFF19" w16cex:dateUtc="2026-08-07T13:27:00Z"/>
  <w16cex:commentExtensible w16cex:durableId="6ED493B5" w16cex:dateUtc="2026-08-07T13:27:00Z"/>
  <w16cex:commentExtensible w16cex:durableId="5D0AE05F" w16cex:dateUtc="2026-08-07T13:28:00Z"/>
  <w16cex:commentExtensible w16cex:durableId="37D0161F" w16cex:dateUtc="2026-08-07T13:28:00Z"/>
  <w16cex:commentExtensible w16cex:durableId="04CC2866" w16cex:dateUtc="2026-08-07T13:28:00Z"/>
  <w16cex:commentExtensible w16cex:durableId="4925C575" w16cex:dateUtc="2026-08-07T13:29:00Z"/>
  <w16cex:commentExtensible w16cex:durableId="7A134D3B" w16cex:dateUtc="2026-08-07T13:29:00Z"/>
  <w16cex:commentExtensible w16cex:durableId="4B157755" w16cex:dateUtc="2026-08-07T13:29:00Z"/>
  <w16cex:commentExtensible w16cex:durableId="5E1313DF" w16cex:dateUtc="2026-08-07T13:30:00Z"/>
  <w16cex:commentExtensible w16cex:durableId="42EC171C" w16cex:dateUtc="2026-08-07T13:30:00Z"/>
  <w16cex:commentExtensible w16cex:durableId="5454A138" w16cex:dateUtc="2026-08-07T13:31:00Z"/>
  <w16cex:commentExtensible w16cex:durableId="6DC73D8A" w16cex:dateUtc="2026-08-07T13:31:00Z"/>
  <w16cex:commentExtensible w16cex:durableId="057104F1" w16cex:dateUtc="2026-08-07T13:33:00Z"/>
  <w16cex:commentExtensible w16cex:durableId="1DBDA293" w16cex:dateUtc="2026-08-07T1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ED64B3" w16cid:durableId="4DED64B3"/>
  <w16cid:commentId w16cid:paraId="7A3492B7" w16cid:durableId="7A3492B7"/>
  <w16cid:commentId w16cid:paraId="4DE8E20B" w16cid:durableId="4DE8E20B"/>
  <w16cid:commentId w16cid:paraId="617362DC" w16cid:durableId="4B05D3AA"/>
  <w16cid:commentId w16cid:paraId="17781283" w16cid:durableId="37F7F7F5"/>
  <w16cid:commentId w16cid:paraId="3A80CB80" w16cid:durableId="3B55018D"/>
  <w16cid:commentId w16cid:paraId="04EC1D07" w16cid:durableId="04EC1D07"/>
  <w16cid:commentId w16cid:paraId="014685DD" w16cid:durableId="014685DD"/>
  <w16cid:commentId w16cid:paraId="35726E60" w16cid:durableId="0CE4B625"/>
  <w16cid:commentId w16cid:paraId="66841D9C" w16cid:durableId="071F810C"/>
  <w16cid:commentId w16cid:paraId="27E6448E" w16cid:durableId="2384FA85"/>
  <w16cid:commentId w16cid:paraId="33BE0E9B" w16cid:durableId="74E9DB2F"/>
  <w16cid:commentId w16cid:paraId="0681D77E" w16cid:durableId="42694952"/>
  <w16cid:commentId w16cid:paraId="3E18E27F" w16cid:durableId="74AF0BDB"/>
  <w16cid:commentId w16cid:paraId="6CAA590E" w16cid:durableId="2EEBB709"/>
  <w16cid:commentId w16cid:paraId="31308BE4" w16cid:durableId="76539AC3"/>
  <w16cid:commentId w16cid:paraId="4A1190FB" w16cid:durableId="6DC89E6C"/>
  <w16cid:commentId w16cid:paraId="7D36F0FC" w16cid:durableId="3824CBD0"/>
  <w16cid:commentId w16cid:paraId="3E3183A6" w16cid:durableId="760C500F"/>
  <w16cid:commentId w16cid:paraId="60712093" w16cid:durableId="40F251D0"/>
  <w16cid:commentId w16cid:paraId="47B5AE41" w16cid:durableId="1F2C8BA6"/>
  <w16cid:commentId w16cid:paraId="54388AFF" w16cid:durableId="464EAA1E"/>
  <w16cid:commentId w16cid:paraId="4692032C" w16cid:durableId="02531122"/>
  <w16cid:commentId w16cid:paraId="3D7B8F42" w16cid:durableId="5715F5F5"/>
  <w16cid:commentId w16cid:paraId="2681D774" w16cid:durableId="6B0459F2"/>
  <w16cid:commentId w16cid:paraId="6162097F" w16cid:durableId="3AC6C81B"/>
  <w16cid:commentId w16cid:paraId="6086655D" w16cid:durableId="788B2075"/>
  <w16cid:commentId w16cid:paraId="5A7E0C71" w16cid:durableId="63D10ACC"/>
  <w16cid:commentId w16cid:paraId="27766560" w16cid:durableId="27766560"/>
  <w16cid:commentId w16cid:paraId="1D701B61" w16cid:durableId="1D701B61"/>
  <w16cid:commentId w16cid:paraId="15CAD405" w16cid:durableId="7B2E2301"/>
  <w16cid:commentId w16cid:paraId="3D817E3F" w16cid:durableId="3D817E3F"/>
  <w16cid:commentId w16cid:paraId="65FDC398" w16cid:durableId="23D0251E"/>
  <w16cid:commentId w16cid:paraId="4818433F" w16cid:durableId="4818433F"/>
  <w16cid:commentId w16cid:paraId="65D89A9B" w16cid:durableId="65D89A9B"/>
  <w16cid:commentId w16cid:paraId="41B01A87" w16cid:durableId="41B01A87"/>
  <w16cid:commentId w16cid:paraId="7DD2417E" w16cid:durableId="7DD2417E"/>
  <w16cid:commentId w16cid:paraId="5CBDF0F8" w16cid:durableId="5CBDF0F8"/>
  <w16cid:commentId w16cid:paraId="1BF68E4D" w16cid:durableId="1BF68E4D"/>
  <w16cid:commentId w16cid:paraId="4419D7CB" w16cid:durableId="5E3E4CE0"/>
  <w16cid:commentId w16cid:paraId="79925425" w16cid:durableId="4974F746"/>
  <w16cid:commentId w16cid:paraId="0F21D9DD" w16cid:durableId="277D7DA2"/>
  <w16cid:commentId w16cid:paraId="1A103D09" w16cid:durableId="66AE0E0D"/>
  <w16cid:commentId w16cid:paraId="2F84CB3A" w16cid:durableId="25261B1B"/>
  <w16cid:commentId w16cid:paraId="436C0768" w16cid:durableId="0BCFF7B5"/>
  <w16cid:commentId w16cid:paraId="531311D5" w16cid:durableId="013A641C"/>
  <w16cid:commentId w16cid:paraId="4FED78F7" w16cid:durableId="1C2751D4"/>
  <w16cid:commentId w16cid:paraId="60556599" w16cid:durableId="3977B415"/>
  <w16cid:commentId w16cid:paraId="27F2A9ED" w16cid:durableId="747305B4"/>
  <w16cid:commentId w16cid:paraId="5DF1A0E2" w16cid:durableId="3D95D4DD"/>
  <w16cid:commentId w16cid:paraId="0674E331" w16cid:durableId="3499FD41"/>
  <w16cid:commentId w16cid:paraId="74666D0D" w16cid:durableId="7ECD5CD4"/>
  <w16cid:commentId w16cid:paraId="6EB5A571" w16cid:durableId="0BC3F1F3"/>
  <w16cid:commentId w16cid:paraId="5DDD26B9" w16cid:durableId="6D1DC214"/>
  <w16cid:commentId w16cid:paraId="6E29498B" w16cid:durableId="643EEAC7"/>
  <w16cid:commentId w16cid:paraId="6B35363F" w16cid:durableId="5CDEF962"/>
  <w16cid:commentId w16cid:paraId="7A5A23F7" w16cid:durableId="1F3D77A2"/>
  <w16cid:commentId w16cid:paraId="39B8DA82" w16cid:durableId="72072065"/>
  <w16cid:commentId w16cid:paraId="201DDA3C" w16cid:durableId="1D2D27F3"/>
  <w16cid:commentId w16cid:paraId="49EA0910" w16cid:durableId="40FE5759"/>
  <w16cid:commentId w16cid:paraId="72649D9D" w16cid:durableId="72649D9D"/>
  <w16cid:commentId w16cid:paraId="4FD08CB4" w16cid:durableId="4FD08CB4"/>
  <w16cid:commentId w16cid:paraId="5B32FEA5" w16cid:durableId="5B32FEA5"/>
  <w16cid:commentId w16cid:paraId="6F744975" w16cid:durableId="6F744975"/>
  <w16cid:commentId w16cid:paraId="42A5D2EC" w16cid:durableId="26B425C6"/>
  <w16cid:commentId w16cid:paraId="362BE764" w16cid:durableId="121DC5F2"/>
  <w16cid:commentId w16cid:paraId="45C042CD" w16cid:durableId="496203B1"/>
  <w16cid:commentId w16cid:paraId="0A51CECB" w16cid:durableId="2FBC0298"/>
  <w16cid:commentId w16cid:paraId="32AD486C" w16cid:durableId="32AD486C"/>
  <w16cid:commentId w16cid:paraId="039A67F9" w16cid:durableId="7DAE6EE9"/>
  <w16cid:commentId w16cid:paraId="21D6D35C" w16cid:durableId="1E5D1BF1"/>
  <w16cid:commentId w16cid:paraId="67318F57" w16cid:durableId="617E073D"/>
  <w16cid:commentId w16cid:paraId="74C6CA9C" w16cid:durableId="05A4752E"/>
  <w16cid:commentId w16cid:paraId="01C2C246" w16cid:durableId="48F76250"/>
  <w16cid:commentId w16cid:paraId="6A73E435" w16cid:durableId="510B5B7B"/>
  <w16cid:commentId w16cid:paraId="700D7861" w16cid:durableId="49DB3694"/>
  <w16cid:commentId w16cid:paraId="77CDB34D" w16cid:durableId="4F135135"/>
  <w16cid:commentId w16cid:paraId="691EDC43" w16cid:durableId="080AB59A"/>
  <w16cid:commentId w16cid:paraId="71C612E7" w16cid:durableId="74BFFF19"/>
  <w16cid:commentId w16cid:paraId="3CB8792B" w16cid:durableId="6ED493B5"/>
  <w16cid:commentId w16cid:paraId="088C86F8" w16cid:durableId="5D0AE05F"/>
  <w16cid:commentId w16cid:paraId="764E0CA8" w16cid:durableId="37D0161F"/>
  <w16cid:commentId w16cid:paraId="1552CB44" w16cid:durableId="04CC2866"/>
  <w16cid:commentId w16cid:paraId="378C5F8E" w16cid:durableId="4925C575"/>
  <w16cid:commentId w16cid:paraId="424EE571" w16cid:durableId="7A134D3B"/>
  <w16cid:commentId w16cid:paraId="4A330060" w16cid:durableId="4B157755"/>
  <w16cid:commentId w16cid:paraId="1E568ABC" w16cid:durableId="5E1313DF"/>
  <w16cid:commentId w16cid:paraId="73B36B07" w16cid:durableId="42EC171C"/>
  <w16cid:commentId w16cid:paraId="2B2EC32E" w16cid:durableId="2B2EC32E"/>
  <w16cid:commentId w16cid:paraId="763B9E30" w16cid:durableId="5454A138"/>
  <w16cid:commentId w16cid:paraId="7CEB8060" w16cid:durableId="6DC73D8A"/>
  <w16cid:commentId w16cid:paraId="4C71D0E0" w16cid:durableId="4C71D0E0"/>
  <w16cid:commentId w16cid:paraId="3C028358" w16cid:durableId="3C028358"/>
  <w16cid:commentId w16cid:paraId="0E0FB326" w16cid:durableId="0E0FB326"/>
  <w16cid:commentId w16cid:paraId="2B84A56A" w16cid:durableId="057104F1"/>
  <w16cid:commentId w16cid:paraId="47952020" w16cid:durableId="1DBDA2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8A5AE" w14:textId="77777777" w:rsidR="007A6BB1" w:rsidRDefault="007A6BB1">
      <w:pPr>
        <w:spacing w:before="0" w:after="0" w:line="240" w:lineRule="auto"/>
      </w:pPr>
      <w:r>
        <w:separator/>
      </w:r>
    </w:p>
  </w:endnote>
  <w:endnote w:type="continuationSeparator" w:id="0">
    <w:p w14:paraId="4DCE60F8" w14:textId="77777777" w:rsidR="007A6BB1" w:rsidRDefault="007A6B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3741" w14:textId="77777777" w:rsidR="00CF4241" w:rsidRDefault="00000000">
    <w:pPr>
      <w:pBdr>
        <w:top w:val="nil"/>
        <w:left w:val="nil"/>
        <w:bottom w:val="nil"/>
        <w:right w:val="nil"/>
        <w:between w:val="nil"/>
      </w:pBdr>
      <w:tabs>
        <w:tab w:val="center" w:pos="4536"/>
        <w:tab w:val="right" w:pos="9072"/>
      </w:tabs>
      <w:spacing w:before="0" w:after="0" w:line="240" w:lineRule="auto"/>
      <w:jc w:val="right"/>
    </w:pPr>
    <w:r>
      <w:fldChar w:fldCharType="begin"/>
    </w:r>
    <w:r>
      <w:instrText>PAGE</w:instrText>
    </w:r>
    <w:r>
      <w:fldChar w:fldCharType="separate"/>
    </w:r>
    <w:r w:rsidR="00720963">
      <w:rPr>
        <w:noProof/>
      </w:rPr>
      <w:t>1</w:t>
    </w:r>
    <w:r>
      <w:fldChar w:fldCharType="end"/>
    </w:r>
  </w:p>
  <w:p w14:paraId="46E79C0B" w14:textId="77777777" w:rsidR="00CF4241" w:rsidRDefault="00CF4241">
    <w:pPr>
      <w:pBdr>
        <w:top w:val="nil"/>
        <w:left w:val="nil"/>
        <w:bottom w:val="nil"/>
        <w:right w:val="nil"/>
        <w:between w:val="nil"/>
      </w:pBdr>
      <w:tabs>
        <w:tab w:val="center" w:pos="4536"/>
        <w:tab w:val="right" w:pos="9072"/>
      </w:tabs>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656B" w14:textId="77777777" w:rsidR="007A6BB1" w:rsidRDefault="007A6BB1">
      <w:pPr>
        <w:spacing w:before="0" w:after="0" w:line="240" w:lineRule="auto"/>
      </w:pPr>
      <w:r>
        <w:separator/>
      </w:r>
    </w:p>
  </w:footnote>
  <w:footnote w:type="continuationSeparator" w:id="0">
    <w:p w14:paraId="7F9798A7" w14:textId="77777777" w:rsidR="007A6BB1" w:rsidRDefault="007A6B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D74F" w14:textId="77777777" w:rsidR="00CF4241" w:rsidRDefault="00000000">
    <w:pPr>
      <w:pBdr>
        <w:top w:val="nil"/>
        <w:left w:val="nil"/>
        <w:bottom w:val="nil"/>
        <w:right w:val="nil"/>
        <w:between w:val="nil"/>
      </w:pBdr>
      <w:tabs>
        <w:tab w:val="center" w:pos="4536"/>
        <w:tab w:val="right" w:pos="9072"/>
      </w:tabs>
      <w:spacing w:before="0"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CH et al.</w:t>
    </w:r>
  </w:p>
  <w:p w14:paraId="4AEFC817" w14:textId="77777777" w:rsidR="00CF4241" w:rsidRDefault="00CF4241">
    <w:pPr>
      <w:jc w:val="left"/>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0361"/>
    <w:multiLevelType w:val="multilevel"/>
    <w:tmpl w:val="933E5F1C"/>
    <w:lvl w:ilvl="0">
      <w:start w:val="1"/>
      <w:numFmt w:val="decimal"/>
      <w:pStyle w:val="Heading1"/>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5450287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Judith Carmona Higuita">
    <w15:presenceInfo w15:providerId="AD" w15:userId="S::carmonam@uni-marburg.de::a6e9df49-8dca-4098-acee-324bd00d5e10"/>
  </w15:person>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241"/>
    <w:rsid w:val="0006362E"/>
    <w:rsid w:val="000D701F"/>
    <w:rsid w:val="00105D3F"/>
    <w:rsid w:val="00283E32"/>
    <w:rsid w:val="002D2C5A"/>
    <w:rsid w:val="002F263A"/>
    <w:rsid w:val="003E253D"/>
    <w:rsid w:val="00422C8A"/>
    <w:rsid w:val="00505AF5"/>
    <w:rsid w:val="00585B24"/>
    <w:rsid w:val="005A7FE9"/>
    <w:rsid w:val="005C0700"/>
    <w:rsid w:val="00651A5B"/>
    <w:rsid w:val="006714A6"/>
    <w:rsid w:val="006D36B0"/>
    <w:rsid w:val="006F67AD"/>
    <w:rsid w:val="00720963"/>
    <w:rsid w:val="00747513"/>
    <w:rsid w:val="00765AF5"/>
    <w:rsid w:val="007A6BB1"/>
    <w:rsid w:val="007D594B"/>
    <w:rsid w:val="008A7FFA"/>
    <w:rsid w:val="008D7968"/>
    <w:rsid w:val="00943940"/>
    <w:rsid w:val="00A12795"/>
    <w:rsid w:val="00A211D8"/>
    <w:rsid w:val="00CF2EB9"/>
    <w:rsid w:val="00CF4241"/>
    <w:rsid w:val="00D3723E"/>
    <w:rsid w:val="00E66376"/>
    <w:rsid w:val="00F20438"/>
    <w:rsid w:val="00F418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7CEA"/>
  <w15:docId w15:val="{6B3829FD-F7A6-49BE-B5C4-C6FA6D51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D1E"/>
        <w:sz w:val="22"/>
        <w:szCs w:val="22"/>
        <w:highlight w:val="white"/>
        <w:lang w:val="en" w:eastAsia="de-DE" w:bidi="ar-SA"/>
      </w:rPr>
    </w:rPrDefault>
    <w:pPrDefault>
      <w:pPr>
        <w:spacing w:before="240"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910"/>
  </w:style>
  <w:style w:type="paragraph" w:styleId="Heading1">
    <w:name w:val="heading 1"/>
    <w:basedOn w:val="Normal"/>
    <w:next w:val="Normal"/>
    <w:uiPriority w:val="9"/>
    <w:qFormat/>
    <w:rsid w:val="00F255EB"/>
    <w:pPr>
      <w:keepNext/>
      <w:keepLines/>
      <w:numPr>
        <w:numId w:val="1"/>
      </w:numPr>
      <w:outlineLvl w:val="0"/>
    </w:pPr>
    <w:rPr>
      <w:rFonts w:ascii="Times New Roman" w:hAnsi="Times New Roman" w:cs="Times New Roman"/>
      <w:b/>
      <w:sz w:val="24"/>
      <w:szCs w:val="24"/>
      <w:highlight w:val="none"/>
    </w:rPr>
  </w:style>
  <w:style w:type="paragraph" w:styleId="Heading2">
    <w:name w:val="heading 2"/>
    <w:basedOn w:val="Normal"/>
    <w:next w:val="Normal"/>
    <w:uiPriority w:val="9"/>
    <w:unhideWhenUsed/>
    <w:qFormat/>
    <w:rsid w:val="00974776"/>
    <w:pPr>
      <w:spacing w:before="280" w:after="80"/>
      <w:jc w:val="left"/>
      <w:outlineLvl w:val="1"/>
    </w:pPr>
    <w:rPr>
      <w:rFonts w:ascii="Times New Roman" w:eastAsia="Times New Roman" w:hAnsi="Times New Roman" w:cs="Times New Roman"/>
      <w:b/>
      <w:sz w:val="24"/>
      <w:szCs w:val="24"/>
      <w:highlight w:val="non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E26BE2"/>
    <w:rPr>
      <w:rFonts w:ascii="Times New Roman" w:hAnsi="Times New Roman" w:cs="Times New Roman"/>
      <w:sz w:val="24"/>
      <w:szCs w:val="24"/>
    </w:rPr>
  </w:style>
  <w:style w:type="character" w:styleId="Hyperlink">
    <w:name w:val="Hyperlink"/>
    <w:basedOn w:val="DefaultParagraphFont"/>
    <w:uiPriority w:val="99"/>
    <w:unhideWhenUsed/>
    <w:rsid w:val="00472757"/>
    <w:rPr>
      <w:color w:val="0000FF" w:themeColor="hyperlink"/>
      <w:u w:val="single"/>
    </w:rPr>
  </w:style>
  <w:style w:type="character" w:styleId="UnresolvedMention">
    <w:name w:val="Unresolved Mention"/>
    <w:basedOn w:val="DefaultParagraphFont"/>
    <w:uiPriority w:val="99"/>
    <w:semiHidden/>
    <w:unhideWhenUsed/>
    <w:rsid w:val="00472757"/>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9307E"/>
    <w:rPr>
      <w:b/>
      <w:bCs/>
    </w:rPr>
  </w:style>
  <w:style w:type="character" w:customStyle="1" w:styleId="CommentSubjectChar">
    <w:name w:val="Comment Subject Char"/>
    <w:basedOn w:val="CommentTextChar"/>
    <w:link w:val="CommentSubject"/>
    <w:uiPriority w:val="99"/>
    <w:semiHidden/>
    <w:rsid w:val="0029307E"/>
    <w:rPr>
      <w:b/>
      <w:bCs/>
      <w:sz w:val="20"/>
      <w:szCs w:val="20"/>
    </w:rPr>
  </w:style>
  <w:style w:type="character" w:styleId="FollowedHyperlink">
    <w:name w:val="FollowedHyperlink"/>
    <w:basedOn w:val="DefaultParagraphFont"/>
    <w:uiPriority w:val="99"/>
    <w:semiHidden/>
    <w:unhideWhenUsed/>
    <w:rsid w:val="00C568CE"/>
    <w:rPr>
      <w:color w:val="800080" w:themeColor="followedHyperlink"/>
      <w:u w:val="single"/>
    </w:rPr>
  </w:style>
  <w:style w:type="paragraph" w:styleId="HTMLPreformatted">
    <w:name w:val="HTML Preformatted"/>
    <w:basedOn w:val="Normal"/>
    <w:link w:val="HTMLPreformattedChar"/>
    <w:uiPriority w:val="99"/>
    <w:semiHidden/>
    <w:unhideWhenUsed/>
    <w:rsid w:val="000902E9"/>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902E9"/>
    <w:rPr>
      <w:rFonts w:ascii="Consolas" w:hAnsi="Consolas"/>
      <w:sz w:val="20"/>
      <w:szCs w:val="20"/>
    </w:rPr>
  </w:style>
  <w:style w:type="paragraph" w:styleId="ListParagraph">
    <w:name w:val="List Paragraph"/>
    <w:basedOn w:val="Normal"/>
    <w:uiPriority w:val="34"/>
    <w:qFormat/>
    <w:rsid w:val="00A90D1F"/>
    <w:pPr>
      <w:ind w:left="720"/>
      <w:contextualSpacing/>
    </w:p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paragraph" w:styleId="Bibliography">
    <w:name w:val="Bibliography"/>
    <w:basedOn w:val="Normal"/>
    <w:next w:val="Normal"/>
    <w:uiPriority w:val="37"/>
    <w:unhideWhenUsed/>
    <w:rsid w:val="00AF13EF"/>
    <w:pPr>
      <w:spacing w:after="0"/>
      <w:ind w:left="720" w:hanging="720"/>
    </w:pPr>
  </w:style>
  <w:style w:type="table" w:styleId="TableGrid">
    <w:name w:val="Table Grid"/>
    <w:basedOn w:val="TableNormal"/>
    <w:uiPriority w:val="39"/>
    <w:rsid w:val="001055C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13"/>
    <w:basedOn w:val="TableNormal"/>
    <w:pPr>
      <w:spacing w:before="0" w:after="0" w:line="240" w:lineRule="auto"/>
    </w:pPr>
    <w:tblPr>
      <w:tblStyleRowBandSize w:val="1"/>
      <w:tblStyleColBandSize w:val="1"/>
    </w:tblPr>
  </w:style>
  <w:style w:type="table" w:customStyle="1" w:styleId="12">
    <w:name w:val="12"/>
    <w:basedOn w:val="TableNormal"/>
    <w:pPr>
      <w:spacing w:before="0" w:after="0" w:line="240" w:lineRule="auto"/>
    </w:pPr>
    <w:tblPr>
      <w:tblStyleRowBandSize w:val="1"/>
      <w:tblStyleColBandSize w:val="1"/>
    </w:tblPr>
  </w:style>
  <w:style w:type="paragraph" w:styleId="Header">
    <w:name w:val="header"/>
    <w:basedOn w:val="Normal"/>
    <w:link w:val="HeaderChar"/>
    <w:uiPriority w:val="99"/>
    <w:unhideWhenUsed/>
    <w:rsid w:val="004605D7"/>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4605D7"/>
  </w:style>
  <w:style w:type="paragraph" w:styleId="Footer">
    <w:name w:val="footer"/>
    <w:basedOn w:val="Normal"/>
    <w:link w:val="FooterChar"/>
    <w:uiPriority w:val="99"/>
    <w:unhideWhenUsed/>
    <w:rsid w:val="004605D7"/>
    <w:pPr>
      <w:tabs>
        <w:tab w:val="center" w:pos="4536"/>
        <w:tab w:val="right" w:pos="9072"/>
      </w:tabs>
      <w:spacing w:before="0" w:after="0" w:line="240" w:lineRule="auto"/>
    </w:pPr>
  </w:style>
  <w:style w:type="character" w:customStyle="1" w:styleId="FooterChar">
    <w:name w:val="Footer Char"/>
    <w:basedOn w:val="DefaultParagraphFont"/>
    <w:link w:val="Footer"/>
    <w:uiPriority w:val="99"/>
    <w:rsid w:val="004605D7"/>
  </w:style>
  <w:style w:type="character" w:styleId="LineNumber">
    <w:name w:val="line number"/>
    <w:basedOn w:val="DefaultParagraphFont"/>
    <w:uiPriority w:val="99"/>
    <w:semiHidden/>
    <w:unhideWhenUsed/>
    <w:rsid w:val="005E1BE4"/>
  </w:style>
  <w:style w:type="table" w:customStyle="1" w:styleId="11">
    <w:name w:val="11"/>
    <w:basedOn w:val="TableNormal"/>
    <w:pPr>
      <w:spacing w:before="0" w:after="0" w:line="240" w:lineRule="auto"/>
    </w:pPr>
    <w:tblPr>
      <w:tblStyleRowBandSize w:val="1"/>
      <w:tblStyleColBandSize w:val="1"/>
    </w:tblPr>
  </w:style>
  <w:style w:type="table" w:customStyle="1" w:styleId="10">
    <w:name w:val="10"/>
    <w:basedOn w:val="TableNormal"/>
    <w:pPr>
      <w:spacing w:before="0" w:after="0" w:line="240" w:lineRule="auto"/>
    </w:pPr>
    <w:tblPr>
      <w:tblStyleRowBandSize w:val="1"/>
      <w:tblStyleColBandSize w:val="1"/>
    </w:tblPr>
  </w:style>
  <w:style w:type="table" w:customStyle="1" w:styleId="9">
    <w:name w:val="9"/>
    <w:basedOn w:val="TableNormal"/>
    <w:pPr>
      <w:spacing w:before="0" w:after="0" w:line="240" w:lineRule="auto"/>
    </w:pPr>
    <w:tblPr>
      <w:tblStyleRowBandSize w:val="1"/>
      <w:tblStyleColBandSize w:val="1"/>
    </w:tblPr>
  </w:style>
  <w:style w:type="table" w:customStyle="1" w:styleId="8">
    <w:name w:val="8"/>
    <w:basedOn w:val="TableNormal"/>
    <w:pPr>
      <w:spacing w:before="0" w:after="0" w:line="240" w:lineRule="auto"/>
    </w:pPr>
    <w:tblPr>
      <w:tblStyleRowBandSize w:val="1"/>
      <w:tblStyleColBandSize w:val="1"/>
    </w:tblPr>
  </w:style>
  <w:style w:type="table" w:customStyle="1" w:styleId="7">
    <w:name w:val="7"/>
    <w:basedOn w:val="TableNormal"/>
    <w:pPr>
      <w:spacing w:before="0" w:after="0" w:line="240" w:lineRule="auto"/>
    </w:pPr>
    <w:tblPr>
      <w:tblStyleRowBandSize w:val="1"/>
      <w:tblStyleColBandSize w:val="1"/>
    </w:tblPr>
  </w:style>
  <w:style w:type="table" w:customStyle="1" w:styleId="6">
    <w:name w:val="6"/>
    <w:basedOn w:val="TableNormal"/>
    <w:pPr>
      <w:spacing w:before="0" w:after="0" w:line="240" w:lineRule="auto"/>
    </w:pPr>
    <w:tblPr>
      <w:tblStyleRowBandSize w:val="1"/>
      <w:tblStyleColBandSize w:val="1"/>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943940"/>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epigdatabase.or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3HrBdombUK+jRThJmsflze2tAg==">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11190</Words>
  <Characters>70499</Characters>
  <Application>Microsoft Office Word</Application>
  <DocSecurity>0</DocSecurity>
  <Lines>587</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Higuita</dc:creator>
  <cp:lastModifiedBy>Reviewer</cp:lastModifiedBy>
  <cp:revision>10</cp:revision>
  <dcterms:created xsi:type="dcterms:W3CDTF">2025-01-28T10:08:00Z</dcterms:created>
  <dcterms:modified xsi:type="dcterms:W3CDTF">2026-08-07T13:35:00Z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id="ks8jOcTm"/&gt;&lt;style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